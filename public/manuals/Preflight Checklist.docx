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0C506" w14:textId="1CB60B99" w:rsidR="00BF519D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>[Excerpt from product manual Chapter 4]</w:t>
      </w:r>
    </w:p>
    <w:p w14:paraId="7EDD3772" w14:textId="77777777" w:rsidR="00BF519D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</w:pPr>
    </w:p>
    <w:p w14:paraId="3141340E" w14:textId="15C3428F" w:rsidR="00BF519D" w:rsidRPr="00E82FD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>4.2 Preflight Preparation</w:t>
      </w:r>
    </w:p>
    <w:p w14:paraId="2D76D9D9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43902EBA" w14:textId="77777777" w:rsidR="00BF519D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The pilot shall verify:</w:t>
      </w:r>
    </w:p>
    <w:p w14:paraId="0D5D67B2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535FCE23" w14:textId="77777777" w:rsidR="00BF519D" w:rsidRPr="00E82FD6" w:rsidRDefault="00BF519D" w:rsidP="00BF519D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sz w:val="28"/>
          <w:szCs w:val="28"/>
        </w:rPr>
      </w:pPr>
      <w:r w:rsidRPr="00E82FD6">
        <w:rPr>
          <w:rFonts w:ascii="Calibri" w:eastAsia="Times New Roman" w:hAnsi="Calibri" w:cs="Calibri"/>
          <w:sz w:val="28"/>
          <w:szCs w:val="28"/>
        </w:rPr>
        <w:t>Flight Manual has been reviewed</w:t>
      </w:r>
    </w:p>
    <w:p w14:paraId="1D73F094" w14:textId="77777777" w:rsidR="00BF519D" w:rsidRPr="00B32C03" w:rsidRDefault="00BF519D" w:rsidP="00BF519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He/she</w:t>
      </w: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 is physically fit for flight</w:t>
      </w:r>
    </w:p>
    <w:p w14:paraId="03E12BC5" w14:textId="77777777" w:rsidR="00BF519D" w:rsidRPr="00ED6586" w:rsidRDefault="00BF519D" w:rsidP="00BF519D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4C37EE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Is not under the influence of alcohol or drugs</w:t>
      </w:r>
    </w:p>
    <w:p w14:paraId="7058DB69" w14:textId="77777777" w:rsidR="00BF519D" w:rsidRDefault="00BF519D" w:rsidP="00BF519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The weather suitable for VFR</w:t>
      </w:r>
    </w:p>
    <w:p w14:paraId="1BE649DA" w14:textId="77777777" w:rsidR="00BF519D" w:rsidRPr="00ED6586" w:rsidRDefault="00BF519D" w:rsidP="00BF519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It is permissible to fly in the proposed area</w:t>
      </w:r>
    </w:p>
    <w:p w14:paraId="6CABE9AA" w14:textId="77777777" w:rsidR="00BF519D" w:rsidRPr="00E82FD6" w:rsidRDefault="00BF519D" w:rsidP="00BF519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The b</w:t>
      </w: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attery is fully charged</w:t>
      </w:r>
    </w:p>
    <w:p w14:paraId="1A3004D0" w14:textId="77777777" w:rsidR="00BF519D" w:rsidRPr="00E82FD6" w:rsidRDefault="00BF519D" w:rsidP="00BF519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The flight is fully planned </w:t>
      </w:r>
    </w:p>
    <w:p w14:paraId="3F35622D" w14:textId="77777777" w:rsidR="00BF519D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7E041E2D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7F06AFA3" w14:textId="77777777" w:rsidR="00BF519D" w:rsidRPr="00E82FD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>4.3 Preflight Inspection &amp; Checklist</w:t>
      </w:r>
    </w:p>
    <w:p w14:paraId="3E8CF3D4" w14:textId="77777777" w:rsidR="00BF519D" w:rsidRDefault="00BF519D" w:rsidP="00BF519D">
      <w:pPr>
        <w:spacing w:after="0" w:line="240" w:lineRule="auto"/>
        <w:jc w:val="both"/>
        <w:rPr>
          <w:rFonts w:ascii="Calibri" w:eastAsia="SimSun" w:hAnsi="Calibri" w:cs="Calibri"/>
          <w:color w:val="000000"/>
          <w:kern w:val="0"/>
          <w:sz w:val="28"/>
          <w:szCs w:val="28"/>
          <w14:ligatures w14:val="none"/>
        </w:rPr>
      </w:pPr>
    </w:p>
    <w:p w14:paraId="4072F058" w14:textId="77777777" w:rsidR="00BF519D" w:rsidRPr="00E82FD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SimSu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4.3.1 </w:t>
      </w:r>
      <w:r w:rsidRPr="00E82FD6">
        <w:rPr>
          <w:rFonts w:ascii="Calibri" w:eastAsia="SimSun" w:hAnsi="Calibri" w:cs="Calibri"/>
          <w:b/>
          <w:bCs/>
          <w:color w:val="000000"/>
          <w:kern w:val="0"/>
          <w:sz w:val="28"/>
          <w:szCs w:val="28"/>
          <w14:ligatures w14:val="none"/>
        </w:rPr>
        <w:t>Aircraft Structural Checks:</w:t>
      </w:r>
    </w:p>
    <w:p w14:paraId="147B4221" w14:textId="77777777" w:rsidR="00BF519D" w:rsidRPr="00B32C03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57A49D84" w14:textId="77777777" w:rsidR="00BF519D" w:rsidRPr="00E82FD6" w:rsidRDefault="00BF519D" w:rsidP="00BF519D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Ensure n</w:t>
      </w:r>
      <w:r w:rsidRPr="00E82FD6">
        <w:rPr>
          <w:rFonts w:ascii="Calibri" w:eastAsia="Times New Roman" w:hAnsi="Calibri" w:cs="Calibri"/>
          <w:sz w:val="28"/>
          <w:szCs w:val="28"/>
        </w:rPr>
        <w:t>o structural cracks</w:t>
      </w:r>
    </w:p>
    <w:p w14:paraId="613BAD43" w14:textId="77777777" w:rsidR="00BF519D" w:rsidRDefault="00BF519D" w:rsidP="00BF51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Check c</w:t>
      </w: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antilever arms 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are </w:t>
      </w: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undamaged</w:t>
      </w:r>
    </w:p>
    <w:p w14:paraId="4972DB26" w14:textId="77777777" w:rsidR="00BF519D" w:rsidRPr="00E82FD6" w:rsidRDefault="00BF519D" w:rsidP="00BF51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Ensure cantilever arms secure and rigid at joints</w:t>
      </w:r>
    </w:p>
    <w:p w14:paraId="564E2BA7" w14:textId="77777777" w:rsidR="00BF519D" w:rsidRPr="00E82FD6" w:rsidRDefault="00BF519D" w:rsidP="00BF51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Landing gear serviceable</w:t>
      </w:r>
    </w:p>
    <w:p w14:paraId="0FED8042" w14:textId="77777777" w:rsidR="00BF519D" w:rsidRPr="00E82FD6" w:rsidRDefault="00BF519D" w:rsidP="00BF51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All critical fasteners marked with red torque-seal paint are secure and show n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o </w:t>
      </w: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signs of loosening, fracture, or misalignment.</w:t>
      </w:r>
    </w:p>
    <w:p w14:paraId="255E2E9B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292EC6DA" w14:textId="77777777" w:rsidR="00BF519D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4.3.2 </w:t>
      </w:r>
      <w:r w:rsidRPr="00E82FD6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Propellers</w:t>
      </w: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:</w:t>
      </w:r>
    </w:p>
    <w:p w14:paraId="028F6B2C" w14:textId="77777777" w:rsidR="00BF519D" w:rsidRPr="00E82FD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</w:p>
    <w:p w14:paraId="530F1F85" w14:textId="77777777" w:rsidR="00BF519D" w:rsidRPr="00E82FD6" w:rsidRDefault="00BF519D" w:rsidP="00BF519D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Check a</w:t>
      </w:r>
      <w:r w:rsidRPr="00E82FD6">
        <w:rPr>
          <w:rFonts w:ascii="Calibri" w:eastAsia="Times New Roman" w:hAnsi="Calibri" w:cs="Calibri"/>
          <w:sz w:val="28"/>
          <w:szCs w:val="28"/>
        </w:rPr>
        <w:t xml:space="preserve">ll propellers </w:t>
      </w:r>
      <w:r>
        <w:rPr>
          <w:rFonts w:ascii="Calibri" w:eastAsia="Times New Roman" w:hAnsi="Calibri" w:cs="Calibri"/>
          <w:sz w:val="28"/>
          <w:szCs w:val="28"/>
        </w:rPr>
        <w:t xml:space="preserve">are </w:t>
      </w:r>
      <w:r w:rsidRPr="00E82FD6">
        <w:rPr>
          <w:rFonts w:ascii="Calibri" w:eastAsia="Times New Roman" w:hAnsi="Calibri" w:cs="Calibri"/>
          <w:sz w:val="28"/>
          <w:szCs w:val="28"/>
        </w:rPr>
        <w:t>intact</w:t>
      </w:r>
    </w:p>
    <w:p w14:paraId="0639156D" w14:textId="77777777" w:rsidR="00BF519D" w:rsidRPr="00E82FD6" w:rsidRDefault="00BF519D" w:rsidP="00BF519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Ensure there are n</w:t>
      </w: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o cracks</w:t>
      </w:r>
    </w:p>
    <w:p w14:paraId="56F7B47D" w14:textId="77777777" w:rsidR="00BF519D" w:rsidRPr="00E82FD6" w:rsidRDefault="00BF519D" w:rsidP="00BF519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Check to ensure n</w:t>
      </w: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o deformation</w:t>
      </w:r>
    </w:p>
    <w:p w14:paraId="77D3FA98" w14:textId="77777777" w:rsidR="00BF519D" w:rsidRPr="00E82FD6" w:rsidRDefault="00BF519D" w:rsidP="00BF519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Make sure they are s</w:t>
      </w: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ecurely attached</w:t>
      </w:r>
    </w:p>
    <w:p w14:paraId="1A419B99" w14:textId="77777777" w:rsidR="00BF519D" w:rsidRPr="00E82FD6" w:rsidRDefault="00BF519D" w:rsidP="00BF519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Check p</w:t>
      </w: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ropeller tie wire fixing is intact</w:t>
      </w:r>
    </w:p>
    <w:p w14:paraId="61FAF227" w14:textId="77777777" w:rsidR="00BF519D" w:rsidRPr="00E82FD6" w:rsidRDefault="00BF519D" w:rsidP="00BF519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Check all marked joints </w:t>
      </w: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show no evidence of movement or misalignment.</w:t>
      </w:r>
    </w:p>
    <w:p w14:paraId="7328BD7F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7CFAB096" w14:textId="77777777" w:rsidR="00BF519D" w:rsidRPr="00E82FD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4.3.3 </w:t>
      </w:r>
      <w:r w:rsidRPr="00E82FD6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Motors</w:t>
      </w: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:</w:t>
      </w:r>
    </w:p>
    <w:p w14:paraId="385569A5" w14:textId="77777777" w:rsidR="00BF519D" w:rsidRPr="00C25070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3FC2C239" w14:textId="77777777" w:rsidR="00BF519D" w:rsidRPr="00E82FD6" w:rsidRDefault="00BF519D" w:rsidP="00BF519D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Ensure Motors </w:t>
      </w:r>
      <w:r w:rsidRPr="00E82FD6">
        <w:rPr>
          <w:rFonts w:ascii="Calibri" w:hAnsi="Calibri" w:cs="Calibri"/>
          <w:sz w:val="28"/>
          <w:szCs w:val="28"/>
        </w:rPr>
        <w:t>Rotate freely</w:t>
      </w:r>
    </w:p>
    <w:p w14:paraId="2DA1D209" w14:textId="77777777" w:rsidR="00BF519D" w:rsidRPr="00E82FD6" w:rsidRDefault="00BF519D" w:rsidP="00BF519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Check to ensure n</w:t>
      </w: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o excessive play</w:t>
      </w:r>
    </w:p>
    <w:p w14:paraId="34036821" w14:textId="77777777" w:rsidR="00BF519D" w:rsidRPr="00E82FD6" w:rsidRDefault="00BF519D" w:rsidP="00BF519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Ensure there are n</w:t>
      </w: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o foreign objects</w:t>
      </w:r>
    </w:p>
    <w:p w14:paraId="01BE910F" w14:textId="77777777" w:rsidR="00BF519D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06CFA27A" w14:textId="77777777" w:rsidR="00BF519D" w:rsidRPr="00E82FD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4.3.4 </w:t>
      </w:r>
      <w:r w:rsidRPr="00E82FD6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Battery System</w:t>
      </w:r>
    </w:p>
    <w:p w14:paraId="6698D45F" w14:textId="77777777" w:rsidR="00BF519D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10183E3C" w14:textId="77777777" w:rsidR="00BF519D" w:rsidRPr="00E82FD6" w:rsidRDefault="00BF519D" w:rsidP="00BF519D">
      <w:pPr>
        <w:pStyle w:val="ListParagraph"/>
        <w:numPr>
          <w:ilvl w:val="0"/>
          <w:numId w:val="6"/>
        </w:numPr>
        <w:rPr>
          <w:rFonts w:ascii="Calibri" w:eastAsia="Times New Roman" w:hAnsi="Calibri" w:cs="Calibri"/>
          <w:sz w:val="28"/>
          <w:szCs w:val="28"/>
        </w:rPr>
      </w:pPr>
      <w:r w:rsidRPr="00CD46FE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Secure f</w:t>
      </w:r>
      <w:r w:rsidRPr="00E82FD6">
        <w:rPr>
          <w:rFonts w:ascii="Calibri" w:eastAsia="Times New Roman" w:hAnsi="Calibri" w:cs="Calibri"/>
          <w:sz w:val="28"/>
          <w:szCs w:val="28"/>
        </w:rPr>
        <w:t>ront batter</w:t>
      </w:r>
    </w:p>
    <w:p w14:paraId="0D184669" w14:textId="77777777" w:rsidR="00BF519D" w:rsidRPr="00E82FD6" w:rsidRDefault="00BF519D" w:rsidP="00BF519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CD46FE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Secure r</w:t>
      </w: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ear battery</w:t>
      </w:r>
    </w:p>
    <w:p w14:paraId="7751EFFA" w14:textId="77777777" w:rsidR="00BF519D" w:rsidRPr="00CD46FE" w:rsidRDefault="00BF519D" w:rsidP="00BF519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CD46FE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Check to ensure n</w:t>
      </w: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o bulge in the battery</w:t>
      </w:r>
    </w:p>
    <w:p w14:paraId="1D702EC0" w14:textId="77777777" w:rsidR="00BF519D" w:rsidRPr="00E82FD6" w:rsidRDefault="00BF519D" w:rsidP="00BF519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8"/>
          <w:szCs w:val="28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Check for any </w:t>
      </w:r>
      <w:del w:id="0" w:author="Ciarán Hayes" w:date="2026-08-31T19:10:00Z" w16du:dateUtc="2026-08-31T19:10:11Z">
        <w:r w:rsidRPr="2CECEEB5" w:rsidDel="2CECEEB5">
          <w:rPr>
            <w:rFonts w:ascii="Calibri" w:hAnsi="Calibri" w:cs="Calibri"/>
            <w:sz w:val="28"/>
            <w:szCs w:val="28"/>
          </w:rPr>
          <w:delText xml:space="preserve"> </w:delText>
        </w:r>
      </w:del>
      <w:r w:rsidRPr="00E82FD6">
        <w:rPr>
          <w:rFonts w:ascii="Calibri" w:hAnsi="Calibri" w:cs="Calibri"/>
          <w:sz w:val="28"/>
          <w:szCs w:val="28"/>
        </w:rPr>
        <w:t>physical damage</w:t>
      </w:r>
    </w:p>
    <w:p w14:paraId="73BE4900" w14:textId="77777777" w:rsidR="00BF519D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66036941" w14:textId="77777777" w:rsidR="00BF519D" w:rsidRPr="00E82FD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4.3.5 </w:t>
      </w:r>
      <w:r w:rsidRPr="00E82FD6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Ballistic Recovery System (BRS) / Parachute</w:t>
      </w:r>
    </w:p>
    <w:p w14:paraId="2BE9BDCD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41233D7C" w14:textId="312E9269" w:rsidR="00BF519D" w:rsidRPr="00BF519D" w:rsidRDefault="00BF519D" w:rsidP="00BF519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BF519D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Safety pin removed </w:t>
      </w:r>
    </w:p>
    <w:p w14:paraId="7FFA99FB" w14:textId="77777777" w:rsidR="00BF519D" w:rsidRPr="00E82FD6" w:rsidRDefault="00BF519D" w:rsidP="00BF519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System on standby</w:t>
      </w:r>
    </w:p>
    <w:p w14:paraId="4BF22D84" w14:textId="77777777" w:rsidR="00BF519D" w:rsidRPr="00E82FD6" w:rsidRDefault="00BF519D" w:rsidP="00BF519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Activation </w:t>
      </w:r>
      <w:proofErr w:type="gramStart"/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handle</w:t>
      </w:r>
      <w:proofErr w:type="gramEnd"/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 unobstructed</w:t>
      </w:r>
    </w:p>
    <w:p w14:paraId="24C8FA0B" w14:textId="77777777" w:rsidR="00BF519D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4D2D50B6" w14:textId="77777777" w:rsidR="00BF519D" w:rsidRPr="00E82FD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>4.4 Power-Up Procedure</w:t>
      </w:r>
    </w:p>
    <w:p w14:paraId="5E7E325A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2A5E978A" w14:textId="77777777" w:rsidR="00BF519D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Main Power Connection</w:t>
      </w:r>
    </w:p>
    <w:p w14:paraId="09E851BE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309499E0" w14:textId="77777777" w:rsidR="00BF519D" w:rsidRPr="00E82FD6" w:rsidRDefault="00BF519D" w:rsidP="00BF519D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sz w:val="28"/>
          <w:szCs w:val="28"/>
        </w:rPr>
      </w:pPr>
      <w:r w:rsidRPr="00E82FD6">
        <w:rPr>
          <w:rFonts w:ascii="Calibri" w:eastAsia="Times New Roman" w:hAnsi="Calibri" w:cs="Calibri"/>
          <w:sz w:val="28"/>
          <w:szCs w:val="28"/>
        </w:rPr>
        <w:t>Confirm both main power connectors are disconnected</w:t>
      </w:r>
    </w:p>
    <w:p w14:paraId="4FDFF486" w14:textId="77777777" w:rsidR="00BF519D" w:rsidRPr="00E82FD6" w:rsidRDefault="00BF519D" w:rsidP="00BF519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Connect Front Battery QS12 Main Power Connector</w:t>
      </w:r>
    </w:p>
    <w:p w14:paraId="5DB4A3D3" w14:textId="77777777" w:rsidR="00BF519D" w:rsidRPr="00E82FD6" w:rsidRDefault="00BF519D" w:rsidP="00BF519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Verify secure connection</w:t>
      </w:r>
    </w:p>
    <w:p w14:paraId="75FDCC1C" w14:textId="77777777" w:rsidR="00BF519D" w:rsidRPr="00E82FD6" w:rsidRDefault="00BF519D" w:rsidP="00BF519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Connect Rear Battery QS12 Main Power Connector</w:t>
      </w:r>
    </w:p>
    <w:p w14:paraId="248C550B" w14:textId="77777777" w:rsidR="00BF519D" w:rsidRPr="00E82FD6" w:rsidRDefault="00BF519D" w:rsidP="00BF519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Verify secure connection</w:t>
      </w:r>
    </w:p>
    <w:p w14:paraId="36A75F0A" w14:textId="77777777" w:rsidR="00BF519D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4DF5C684" w14:textId="77777777" w:rsidR="00BF519D" w:rsidRPr="00E82FD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</w:p>
    <w:p w14:paraId="68CDA585" w14:textId="77777777" w:rsidR="00BF519D" w:rsidRPr="00E82FD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4.4.1 High Voltage System Safety Check - General</w:t>
      </w:r>
    </w:p>
    <w:p w14:paraId="3453CAEA" w14:textId="77777777" w:rsidR="00BF519D" w:rsidRDefault="00BF519D" w:rsidP="00BF519D">
      <w:pPr>
        <w:spacing w:after="0" w:line="240" w:lineRule="auto"/>
        <w:jc w:val="both"/>
        <w:rPr>
          <w:rFonts w:ascii="Calibri" w:eastAsia="SimSun" w:hAnsi="Calibri" w:cs="Calibri"/>
          <w:color w:val="000000"/>
          <w:kern w:val="0"/>
          <w:sz w:val="28"/>
          <w:szCs w:val="28"/>
          <w14:ligatures w14:val="none"/>
        </w:rPr>
      </w:pPr>
    </w:p>
    <w:p w14:paraId="0D9C468E" w14:textId="77777777" w:rsidR="00BF519D" w:rsidRPr="003C0D9F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3C0D9F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HayesX-250 utilizes a dual 108V DC electrical power system.</w:t>
      </w:r>
    </w:p>
    <w:p w14:paraId="3F4B7D5E" w14:textId="77777777" w:rsidR="00BF519D" w:rsidRPr="003C0D9F" w:rsidRDefault="00BF519D" w:rsidP="00BF519D">
      <w:pPr>
        <w:spacing w:after="0" w:line="240" w:lineRule="auto"/>
        <w:jc w:val="both"/>
        <w:rPr>
          <w:del w:id="1" w:author="Ciarán Hayes" w:date="2026-08-31T19:12:00Z" w16du:dateUtc="2026-08-31T19:12:19Z"/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4E155970" w14:textId="77777777" w:rsidR="00BF519D" w:rsidRPr="003C0D9F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2414F2CF" w14:textId="77777777" w:rsidR="00BF519D" w:rsidRPr="003C0D9F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3C0D9F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The front and rear battery packs are connected to the aircraft’s main power system through QS12 high-voltage connectors.</w:t>
      </w:r>
    </w:p>
    <w:p w14:paraId="52B3AFDD" w14:textId="77777777" w:rsidR="00BF519D" w:rsidRPr="003C0D9F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526E81C2" w14:textId="77777777" w:rsidR="00BF519D" w:rsidRPr="003C0D9F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3C0D9F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High-voltage system maintenance shall only be performed by trained personnel.</w:t>
      </w:r>
    </w:p>
    <w:p w14:paraId="7474CC76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3FD4B4AB" w14:textId="77777777" w:rsidR="00BF519D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</w:p>
    <w:p w14:paraId="5E23C9E1" w14:textId="77777777" w:rsidR="00BF519D" w:rsidRPr="00E82FD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4.4.2 </w:t>
      </w:r>
      <w:r w:rsidRPr="00E82FD6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Preflight Inspection</w:t>
      </w:r>
    </w:p>
    <w:p w14:paraId="1E049AB3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31AF9653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Verify:</w:t>
      </w:r>
    </w:p>
    <w:p w14:paraId="3826CB10" w14:textId="77777777" w:rsidR="00BF519D" w:rsidRPr="00E82FD6" w:rsidRDefault="00BF519D" w:rsidP="00BF519D">
      <w:pPr>
        <w:pStyle w:val="ListParagraph"/>
        <w:numPr>
          <w:ilvl w:val="0"/>
          <w:numId w:val="10"/>
        </w:numPr>
        <w:ind w:left="1080"/>
        <w:rPr>
          <w:rFonts w:ascii="Calibri" w:hAnsi="Calibri" w:cs="Calibri"/>
          <w:sz w:val="28"/>
          <w:szCs w:val="28"/>
        </w:rPr>
      </w:pPr>
      <w:r w:rsidRPr="00E82FD6">
        <w:rPr>
          <w:rFonts w:ascii="Calibri" w:hAnsi="Calibri" w:cs="Calibri"/>
          <w:sz w:val="28"/>
          <w:szCs w:val="28"/>
        </w:rPr>
        <w:t>QS12 connectors undamaged and in good condition</w:t>
      </w:r>
    </w:p>
    <w:p w14:paraId="434907A5" w14:textId="77777777" w:rsidR="00BF519D" w:rsidRPr="00E82FD6" w:rsidRDefault="00BF519D" w:rsidP="00BF519D">
      <w:pPr>
        <w:pStyle w:val="ListParagraph"/>
        <w:numPr>
          <w:ilvl w:val="0"/>
          <w:numId w:val="10"/>
        </w:numPr>
        <w:spacing w:after="0" w:line="240" w:lineRule="auto"/>
        <w:ind w:left="1080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No burn marks</w:t>
      </w:r>
    </w:p>
    <w:p w14:paraId="63B70ED2" w14:textId="77777777" w:rsidR="00BF519D" w:rsidRPr="00E82FD6" w:rsidRDefault="00BF519D" w:rsidP="00BF519D">
      <w:pPr>
        <w:pStyle w:val="ListParagraph"/>
        <w:numPr>
          <w:ilvl w:val="0"/>
          <w:numId w:val="10"/>
        </w:numPr>
        <w:spacing w:after="0" w:line="240" w:lineRule="auto"/>
        <w:ind w:left="1080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No thermal deformation</w:t>
      </w:r>
    </w:p>
    <w:p w14:paraId="00C06BE1" w14:textId="77777777" w:rsidR="00BF519D" w:rsidRPr="00E82FD6" w:rsidRDefault="00BF519D" w:rsidP="00BF519D">
      <w:pPr>
        <w:pStyle w:val="ListParagraph"/>
        <w:numPr>
          <w:ilvl w:val="0"/>
          <w:numId w:val="10"/>
        </w:numPr>
        <w:spacing w:after="0" w:line="240" w:lineRule="auto"/>
        <w:ind w:left="1080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No mechanical damage</w:t>
      </w:r>
    </w:p>
    <w:p w14:paraId="70F74531" w14:textId="77777777" w:rsidR="00BF519D" w:rsidRPr="00E82FD6" w:rsidRDefault="00BF519D" w:rsidP="00BF519D">
      <w:pPr>
        <w:pStyle w:val="ListParagraph"/>
        <w:numPr>
          <w:ilvl w:val="0"/>
          <w:numId w:val="10"/>
        </w:numPr>
        <w:spacing w:after="0" w:line="240" w:lineRule="auto"/>
        <w:ind w:left="1080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Locking mechanism is normal and functional</w:t>
      </w:r>
    </w:p>
    <w:p w14:paraId="59265A51" w14:textId="77777777" w:rsidR="00BF519D" w:rsidRPr="00E82FD6" w:rsidRDefault="00BF519D" w:rsidP="00BF519D">
      <w:pPr>
        <w:pStyle w:val="ListParagraph"/>
        <w:numPr>
          <w:ilvl w:val="0"/>
          <w:numId w:val="10"/>
        </w:numPr>
        <w:spacing w:after="0" w:line="240" w:lineRule="auto"/>
        <w:ind w:left="1080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High-voltage cable insulation intact</w:t>
      </w:r>
    </w:p>
    <w:p w14:paraId="2F63C1D9" w14:textId="77777777" w:rsidR="00BF519D" w:rsidRPr="00E82FD6" w:rsidRDefault="00BF519D" w:rsidP="00BF519D">
      <w:pPr>
        <w:pStyle w:val="ListParagraph"/>
        <w:numPr>
          <w:ilvl w:val="0"/>
          <w:numId w:val="10"/>
        </w:numPr>
        <w:spacing w:after="0" w:line="240" w:lineRule="auto"/>
        <w:ind w:left="1080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No exposed conductors</w:t>
      </w:r>
    </w:p>
    <w:p w14:paraId="2110754E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0F70F227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7B067A36" w14:textId="77777777" w:rsidR="00BF519D" w:rsidRPr="00E82FD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4.4.3 Safety Warning</w:t>
      </w:r>
    </w:p>
    <w:p w14:paraId="428B64B9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78A3F7D4" w14:textId="77777777" w:rsidR="00BF519D" w:rsidRPr="00E82FD6" w:rsidRDefault="00BF519D" w:rsidP="00BF519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Do not connect or disconnect QS12 connectors under electrical load.</w:t>
      </w:r>
    </w:p>
    <w:p w14:paraId="45676C10" w14:textId="77777777" w:rsidR="00BF519D" w:rsidRPr="00E82FD6" w:rsidRDefault="00BF519D" w:rsidP="00BF519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Do not short-circuit battery terminals.</w:t>
      </w:r>
    </w:p>
    <w:p w14:paraId="2BA978CE" w14:textId="77777777" w:rsidR="00BF519D" w:rsidRPr="00E82FD6" w:rsidRDefault="00BF519D" w:rsidP="00BF519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Do not operate with damaged connectors.</w:t>
      </w:r>
    </w:p>
    <w:p w14:paraId="1F8C4C42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64563626" w14:textId="77777777" w:rsidR="00BF519D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</w:p>
    <w:p w14:paraId="5A683628" w14:textId="77777777" w:rsidR="00BF519D" w:rsidRPr="00E82FD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4.4.4 Abnormal Conditions</w:t>
      </w:r>
    </w:p>
    <w:p w14:paraId="6AF27B03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7366242A" w14:textId="77777777" w:rsidR="00BF519D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If any of the following occurs:</w:t>
      </w:r>
    </w:p>
    <w:p w14:paraId="308645B0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2A2C301B" w14:textId="77777777" w:rsidR="00BF519D" w:rsidRPr="00F22214" w:rsidRDefault="00BF519D" w:rsidP="00BF519D">
      <w:pPr>
        <w:spacing w:after="0" w:line="240" w:lineRule="auto"/>
        <w:ind w:left="720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F22214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• Abnormal arcing</w:t>
      </w:r>
    </w:p>
    <w:p w14:paraId="7C3E3400" w14:textId="77777777" w:rsidR="00BF519D" w:rsidRPr="00F22214" w:rsidRDefault="00BF519D" w:rsidP="00BF519D">
      <w:pPr>
        <w:spacing w:after="0" w:line="240" w:lineRule="auto"/>
        <w:ind w:left="720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F22214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• Burning smell</w:t>
      </w:r>
    </w:p>
    <w:p w14:paraId="795DED0A" w14:textId="77777777" w:rsidR="00BF519D" w:rsidRPr="00F22214" w:rsidRDefault="00BF519D" w:rsidP="00BF519D">
      <w:pPr>
        <w:spacing w:after="0" w:line="240" w:lineRule="auto"/>
        <w:ind w:left="720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F22214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• Connector overheating</w:t>
      </w:r>
    </w:p>
    <w:p w14:paraId="235BA161" w14:textId="77777777" w:rsidR="00BF519D" w:rsidRPr="00F22214" w:rsidRDefault="00BF519D" w:rsidP="00BF519D">
      <w:pPr>
        <w:spacing w:after="0" w:line="240" w:lineRule="auto"/>
        <w:ind w:left="720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F22214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• System startup failure</w:t>
      </w:r>
    </w:p>
    <w:p w14:paraId="0D4ACCC0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099D924F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Disconnect power immediately and discontinue operation.</w:t>
      </w:r>
    </w:p>
    <w:p w14:paraId="7D0288C8" w14:textId="77777777" w:rsidR="00BF519D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654667AD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59043DD3" w14:textId="77777777" w:rsidR="00BF519D" w:rsidRPr="00E82FD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>4.5 System Initialization</w:t>
      </w:r>
    </w:p>
    <w:p w14:paraId="12C4A9A9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1DAD825A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lastRenderedPageBreak/>
        <w:t>After both battery systems are connected, the Flight Control System powers up automatically.</w:t>
      </w:r>
    </w:p>
    <w:p w14:paraId="246E74E3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3C86F92A" w14:textId="77777777" w:rsidR="00BF519D" w:rsidRPr="00E82FD6" w:rsidRDefault="00BF519D" w:rsidP="00BF519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Flight Control System ON</w:t>
      </w:r>
    </w:p>
    <w:p w14:paraId="21118BCA" w14:textId="77777777" w:rsidR="00BF519D" w:rsidRPr="00E82FD6" w:rsidRDefault="00BF519D" w:rsidP="00BF519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PFD ON</w:t>
      </w:r>
    </w:p>
    <w:p w14:paraId="392C7B75" w14:textId="77777777" w:rsidR="00BF519D" w:rsidRPr="00E82FD6" w:rsidRDefault="00BF519D" w:rsidP="00BF519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Flight Data Recorder ON</w:t>
      </w:r>
    </w:p>
    <w:p w14:paraId="7A88FE62" w14:textId="77777777" w:rsidR="00BF519D" w:rsidRPr="00E82FD6" w:rsidRDefault="00BF519D" w:rsidP="00BF519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Wait for self-test completion</w:t>
      </w:r>
    </w:p>
    <w:p w14:paraId="7493EF5B" w14:textId="77777777" w:rsidR="00BF519D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6A527CB4" w14:textId="77777777" w:rsidR="00BF519D" w:rsidRPr="00E82FD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>4.6 Propulsion System Check</w:t>
      </w:r>
    </w:p>
    <w:p w14:paraId="7986EEF6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488A50F2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Propulsion System Status Check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:</w:t>
      </w:r>
    </w:p>
    <w:p w14:paraId="7D503E3C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0A707A56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D658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Inspect all eight propulsion arm control modules:</w:t>
      </w:r>
    </w:p>
    <w:p w14:paraId="1811F65C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0424D4FB" w14:textId="77777777" w:rsidR="00BF519D" w:rsidRPr="00E82FD6" w:rsidRDefault="00BF519D" w:rsidP="00BF519D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Eight green status indicators illuminated continuously</w:t>
      </w:r>
    </w:p>
    <w:p w14:paraId="140B6572" w14:textId="77777777" w:rsidR="00BF519D" w:rsidRPr="00E82FD6" w:rsidRDefault="00BF519D" w:rsidP="00BF519D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No red fault indicators</w:t>
      </w:r>
    </w:p>
    <w:p w14:paraId="143F8C1A" w14:textId="77777777" w:rsidR="00BF519D" w:rsidRPr="00E82FD6" w:rsidRDefault="00BF519D" w:rsidP="00BF519D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No warning tones</w:t>
      </w:r>
    </w:p>
    <w:p w14:paraId="64EE7212" w14:textId="77777777" w:rsidR="00BF519D" w:rsidRPr="00E82FD6" w:rsidRDefault="00BF519D" w:rsidP="00BF519D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No fault messages displayed</w:t>
      </w:r>
    </w:p>
    <w:p w14:paraId="2A9B1852" w14:textId="77777777" w:rsidR="00BF519D" w:rsidRPr="00ED658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1B00DE54" w14:textId="77777777" w:rsidR="00BF519D" w:rsidRPr="00E82FD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 xml:space="preserve">4.6.1 </w:t>
      </w:r>
      <w:r w:rsidRPr="00E82FD6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Motor Response Check</w:t>
      </w:r>
    </w:p>
    <w:p w14:paraId="0B5DFC82" w14:textId="77777777" w:rsidR="00BF519D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2FACBF59" w14:textId="77777777" w:rsidR="00BF519D" w:rsidRPr="00E82FD6" w:rsidRDefault="00BF519D" w:rsidP="00BF519D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Motor response normal</w:t>
      </w:r>
    </w:p>
    <w:p w14:paraId="1135950C" w14:textId="77777777" w:rsidR="00BF519D" w:rsidRPr="00E82FD6" w:rsidRDefault="00BF519D" w:rsidP="00BF519D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No abnormal vibration</w:t>
      </w:r>
    </w:p>
    <w:p w14:paraId="4FA3AD6C" w14:textId="77777777" w:rsidR="00BF519D" w:rsidRPr="00E82FD6" w:rsidRDefault="00BF519D" w:rsidP="00BF519D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No abnormal noise</w:t>
      </w:r>
    </w:p>
    <w:p w14:paraId="5540EDB0" w14:textId="77777777" w:rsidR="00BF519D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36EB5088" w14:textId="77777777" w:rsidR="00BF519D" w:rsidRPr="00E82FD6" w:rsidRDefault="00BF519D" w:rsidP="00BF519D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</w:pPr>
      <w:r w:rsidRPr="00E82FD6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>4.7 Boarding Procedure</w:t>
      </w:r>
    </w:p>
    <w:p w14:paraId="7C7D31D7" w14:textId="77777777" w:rsidR="00BF519D" w:rsidRPr="00ED6586" w:rsidRDefault="00BF519D" w:rsidP="00BF519D">
      <w:pP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69EE0D66" w14:textId="77777777" w:rsidR="00BF519D" w:rsidRDefault="00BF519D" w:rsidP="00BF519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Ensure aircraft is stable and secure before boarding</w:t>
      </w:r>
    </w:p>
    <w:p w14:paraId="6C84EB7A" w14:textId="77777777" w:rsidR="00BF519D" w:rsidRDefault="00BF519D" w:rsidP="00BF519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Board aircraft</w:t>
      </w:r>
    </w:p>
    <w:p w14:paraId="424A96F7" w14:textId="77777777" w:rsidR="00BF519D" w:rsidRPr="00E82FD6" w:rsidRDefault="00BF519D" w:rsidP="00BF519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Fasten restraint harness</w:t>
      </w:r>
    </w:p>
    <w:p w14:paraId="428E4DEF" w14:textId="77777777" w:rsidR="00BF519D" w:rsidRPr="00E82FD6" w:rsidRDefault="00BF519D" w:rsidP="00BF519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Check PFD display</w:t>
      </w:r>
    </w:p>
    <w:p w14:paraId="6850993F" w14:textId="77777777" w:rsidR="00BF519D" w:rsidRPr="00E82FD6" w:rsidRDefault="00BF519D" w:rsidP="00BF519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Ensure Battery Charge</w:t>
      </w: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 </w:t>
      </w:r>
      <w:r w:rsidRPr="00E82FD6">
        <w:rPr>
          <w:rFonts w:ascii="Calibri" w:eastAsia="Times New Roman" w:hAnsi="Calibri" w:cs="Calibri" w:hint="eastAsia"/>
          <w:color w:val="000000"/>
          <w:kern w:val="0"/>
          <w:sz w:val="28"/>
          <w:szCs w:val="28"/>
          <w14:ligatures w14:val="none"/>
        </w:rPr>
        <w:t>≥</w:t>
      </w: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95%</w:t>
      </w:r>
    </w:p>
    <w:p w14:paraId="7713F467" w14:textId="77777777" w:rsidR="00BF519D" w:rsidRPr="00E82FD6" w:rsidRDefault="00BF519D" w:rsidP="00BF519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  <w:r w:rsidRPr="00E82FD6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 xml:space="preserve">No error warnings </w:t>
      </w:r>
    </w:p>
    <w:p w14:paraId="382B5D54" w14:textId="77777777" w:rsidR="007137EE" w:rsidRDefault="007137EE"/>
    <w:sectPr w:rsidR="00713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B96"/>
    <w:multiLevelType w:val="hybridMultilevel"/>
    <w:tmpl w:val="5C84CE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0B65CF"/>
    <w:multiLevelType w:val="hybridMultilevel"/>
    <w:tmpl w:val="22B02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F4BC6"/>
    <w:multiLevelType w:val="hybridMultilevel"/>
    <w:tmpl w:val="4F189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50B10"/>
    <w:multiLevelType w:val="hybridMultilevel"/>
    <w:tmpl w:val="165E66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F104E5"/>
    <w:multiLevelType w:val="hybridMultilevel"/>
    <w:tmpl w:val="013A53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3E49D3"/>
    <w:multiLevelType w:val="hybridMultilevel"/>
    <w:tmpl w:val="B05A07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AB1BFA"/>
    <w:multiLevelType w:val="hybridMultilevel"/>
    <w:tmpl w:val="0136BC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64A7EE6"/>
    <w:multiLevelType w:val="hybridMultilevel"/>
    <w:tmpl w:val="1B3E72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623D13"/>
    <w:multiLevelType w:val="hybridMultilevel"/>
    <w:tmpl w:val="8E34C3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F26501"/>
    <w:multiLevelType w:val="hybridMultilevel"/>
    <w:tmpl w:val="57AE1C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FB925B0"/>
    <w:multiLevelType w:val="hybridMultilevel"/>
    <w:tmpl w:val="06D6BD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15C0F08"/>
    <w:multiLevelType w:val="hybridMultilevel"/>
    <w:tmpl w:val="8C8099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12864E1"/>
    <w:multiLevelType w:val="hybridMultilevel"/>
    <w:tmpl w:val="B674F5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81353FA"/>
    <w:multiLevelType w:val="hybridMultilevel"/>
    <w:tmpl w:val="110439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83001548">
    <w:abstractNumId w:val="3"/>
  </w:num>
  <w:num w:numId="2" w16cid:durableId="2016837350">
    <w:abstractNumId w:val="13"/>
  </w:num>
  <w:num w:numId="3" w16cid:durableId="194583644">
    <w:abstractNumId w:val="6"/>
  </w:num>
  <w:num w:numId="4" w16cid:durableId="1179197462">
    <w:abstractNumId w:val="4"/>
  </w:num>
  <w:num w:numId="5" w16cid:durableId="1589659374">
    <w:abstractNumId w:val="11"/>
  </w:num>
  <w:num w:numId="6" w16cid:durableId="1065759199">
    <w:abstractNumId w:val="12"/>
  </w:num>
  <w:num w:numId="7" w16cid:durableId="1197037054">
    <w:abstractNumId w:val="7"/>
  </w:num>
  <w:num w:numId="8" w16cid:durableId="935944318">
    <w:abstractNumId w:val="0"/>
  </w:num>
  <w:num w:numId="9" w16cid:durableId="1651134611">
    <w:abstractNumId w:val="10"/>
  </w:num>
  <w:num w:numId="10" w16cid:durableId="1623613573">
    <w:abstractNumId w:val="2"/>
  </w:num>
  <w:num w:numId="11" w16cid:durableId="2144345541">
    <w:abstractNumId w:val="9"/>
  </w:num>
  <w:num w:numId="12" w16cid:durableId="1134178655">
    <w:abstractNumId w:val="8"/>
  </w:num>
  <w:num w:numId="13" w16cid:durableId="1449084752">
    <w:abstractNumId w:val="5"/>
  </w:num>
  <w:num w:numId="14" w16cid:durableId="36452133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iarán Hayes">
    <w15:presenceInfo w15:providerId="Windows Live" w15:userId="9ff93f240ecf83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19D"/>
    <w:rsid w:val="002A25BB"/>
    <w:rsid w:val="00324014"/>
    <w:rsid w:val="007137EE"/>
    <w:rsid w:val="007301E1"/>
    <w:rsid w:val="00BF519D"/>
    <w:rsid w:val="00FA6F82"/>
    <w:rsid w:val="00FD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B34508"/>
  <w15:chartTrackingRefBased/>
  <w15:docId w15:val="{07EB1466-1575-814E-BE6C-763872801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19D"/>
  </w:style>
  <w:style w:type="paragraph" w:styleId="Heading1">
    <w:name w:val="heading 1"/>
    <w:basedOn w:val="Normal"/>
    <w:next w:val="Normal"/>
    <w:link w:val="Heading1Char"/>
    <w:uiPriority w:val="9"/>
    <w:qFormat/>
    <w:rsid w:val="00BF5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Ciarán Hayes</dc:creator>
  <cp:keywords/>
  <dc:description/>
  <cp:lastModifiedBy>Ciarán Hayes</cp:lastModifiedBy>
  <cp:revision>1</cp:revision>
  <dcterms:created xsi:type="dcterms:W3CDTF">2026-09-01T22:15:00Z</dcterms:created>
  <dcterms:modified xsi:type="dcterms:W3CDTF">2026-09-01T22:19:00Z</dcterms:modified>
</cp:coreProperties>
</file>
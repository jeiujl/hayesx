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E82FD6" w:rsidR="007F7E5A" w:rsidP="00C43C40" w:rsidRDefault="00C43C40" w14:paraId="7163DA33" w14:textId="42C0D7EC">
      <w:pPr>
        <w:jc w:val="center"/>
        <w:rPr>
          <w:rFonts w:ascii="Calibri" w:hAnsi="Calibri" w:cs="Calibri"/>
          <w:b/>
          <w:bCs/>
          <w:sz w:val="96"/>
          <w:szCs w:val="96"/>
        </w:rPr>
      </w:pPr>
      <w:proofErr w:type="spellStart"/>
      <w:r w:rsidRPr="00E82FD6">
        <w:rPr>
          <w:rFonts w:ascii="Calibri" w:hAnsi="Calibri" w:cs="Calibri"/>
          <w:b/>
          <w:bCs/>
          <w:sz w:val="96"/>
          <w:szCs w:val="96"/>
        </w:rPr>
        <w:t>HayesX</w:t>
      </w:r>
      <w:proofErr w:type="spellEnd"/>
      <w:r w:rsidRPr="00E82FD6">
        <w:rPr>
          <w:rFonts w:ascii="Calibri" w:hAnsi="Calibri" w:cs="Calibri"/>
          <w:b/>
          <w:bCs/>
          <w:sz w:val="96"/>
          <w:szCs w:val="96"/>
        </w:rPr>
        <w:t xml:space="preserve"> -250</w:t>
      </w:r>
    </w:p>
    <w:p w:rsidRPr="00C43C40" w:rsidR="00C43C40" w:rsidP="00C43C40" w:rsidRDefault="00C43C40" w14:paraId="55AF7AAB" w14:textId="77777777">
      <w:pPr>
        <w:jc w:val="center"/>
        <w:rPr>
          <w:rFonts w:ascii="Calibri" w:hAnsi="Calibri" w:cs="Calibri"/>
          <w:b/>
          <w:bCs/>
          <w:sz w:val="56"/>
          <w:szCs w:val="56"/>
        </w:rPr>
      </w:pPr>
    </w:p>
    <w:p w:rsidRPr="00C43C40" w:rsidR="00C43C40" w:rsidP="00C43C40" w:rsidRDefault="00C43C40" w14:paraId="115C66E6" w14:textId="77777777">
      <w:pPr>
        <w:jc w:val="center"/>
        <w:rPr>
          <w:rFonts w:ascii="Calibri" w:hAnsi="Calibri" w:cs="Calibri"/>
          <w:b/>
          <w:bCs/>
          <w:sz w:val="56"/>
          <w:szCs w:val="56"/>
        </w:rPr>
      </w:pPr>
    </w:p>
    <w:p w:rsidRPr="00C43C40" w:rsidR="00C43C40" w:rsidP="00C43C40" w:rsidRDefault="00C43C40" w14:paraId="6E21FCF0" w14:textId="77777777">
      <w:pPr>
        <w:jc w:val="center"/>
        <w:rPr>
          <w:rFonts w:ascii="Calibri" w:hAnsi="Calibri" w:cs="Calibri"/>
          <w:b/>
          <w:bCs/>
          <w:sz w:val="56"/>
          <w:szCs w:val="56"/>
        </w:rPr>
      </w:pPr>
    </w:p>
    <w:p w:rsidRPr="00E82FD6" w:rsidR="00C43C40" w:rsidP="00C43C40" w:rsidRDefault="00C43C40" w14:paraId="0805ED87" w14:textId="2DA060ED">
      <w:pPr>
        <w:jc w:val="center"/>
        <w:rPr>
          <w:rFonts w:ascii="Calibri" w:hAnsi="Calibri" w:cs="Calibri"/>
          <w:b/>
          <w:bCs/>
          <w:sz w:val="72"/>
          <w:szCs w:val="72"/>
        </w:rPr>
      </w:pPr>
      <w:r w:rsidRPr="00E82FD6">
        <w:rPr>
          <w:rFonts w:ascii="Calibri" w:hAnsi="Calibri" w:cs="Calibri"/>
          <w:b/>
          <w:bCs/>
          <w:sz w:val="72"/>
          <w:szCs w:val="72"/>
        </w:rPr>
        <w:t>Flight Manual</w:t>
      </w:r>
    </w:p>
    <w:p w:rsidR="00C43C40" w:rsidP="00C43C40" w:rsidRDefault="00C43C40" w14:paraId="7FE9798F" w14:textId="77777777">
      <w:pPr>
        <w:jc w:val="both"/>
        <w:rPr>
          <w:rFonts w:ascii="Calibri" w:hAnsi="Calibri" w:cs="Calibri"/>
          <w:sz w:val="28"/>
          <w:szCs w:val="28"/>
        </w:rPr>
      </w:pPr>
    </w:p>
    <w:p w:rsidR="00C43C40" w:rsidP="00C43C40" w:rsidRDefault="00C43C40" w14:paraId="65D942D9" w14:textId="77777777">
      <w:pPr>
        <w:jc w:val="both"/>
        <w:rPr>
          <w:rFonts w:ascii="Calibri" w:hAnsi="Calibri" w:cs="Calibri"/>
          <w:sz w:val="28"/>
          <w:szCs w:val="28"/>
        </w:rPr>
      </w:pPr>
    </w:p>
    <w:p w:rsidR="00C43C40" w:rsidP="00C43C40" w:rsidRDefault="00C43C40" w14:paraId="56D27762" w14:textId="77777777">
      <w:pPr>
        <w:jc w:val="both"/>
        <w:rPr>
          <w:rFonts w:ascii="Calibri" w:hAnsi="Calibri" w:cs="Calibri"/>
          <w:sz w:val="28"/>
          <w:szCs w:val="28"/>
        </w:rPr>
      </w:pPr>
    </w:p>
    <w:p w:rsidR="00C43C40" w:rsidP="00C43C40" w:rsidRDefault="00C43C40" w14:paraId="2436D09E" w14:textId="77777777">
      <w:pPr>
        <w:jc w:val="both"/>
        <w:rPr>
          <w:rFonts w:ascii="Calibri" w:hAnsi="Calibri" w:cs="Calibri"/>
          <w:sz w:val="28"/>
          <w:szCs w:val="28"/>
        </w:rPr>
      </w:pPr>
    </w:p>
    <w:p w:rsidR="00C43C40" w:rsidP="00C43C40" w:rsidRDefault="00C43C40" w14:paraId="772CD14A" w14:textId="77777777">
      <w:pPr>
        <w:jc w:val="both"/>
        <w:rPr>
          <w:rFonts w:ascii="Calibri" w:hAnsi="Calibri" w:cs="Calibri"/>
          <w:sz w:val="28"/>
          <w:szCs w:val="28"/>
        </w:rPr>
      </w:pPr>
    </w:p>
    <w:p w:rsidR="00C43C40" w:rsidP="00C43C40" w:rsidRDefault="00C43C40" w14:paraId="1D6FB4E6" w14:textId="77777777">
      <w:pPr>
        <w:jc w:val="both"/>
        <w:rPr>
          <w:rFonts w:ascii="Calibri" w:hAnsi="Calibri" w:cs="Calibri"/>
          <w:sz w:val="28"/>
          <w:szCs w:val="28"/>
        </w:rPr>
      </w:pPr>
    </w:p>
    <w:p w:rsidRPr="00C43C40" w:rsidR="00C43C40" w:rsidP="00C43C40" w:rsidRDefault="00C43C40" w14:paraId="55426E98" w14:textId="77777777">
      <w:pPr>
        <w:pStyle w:val="p1"/>
        <w:rPr>
          <w:rFonts w:ascii="Calibri" w:hAnsi="Calibri" w:cs="Calibri"/>
          <w:sz w:val="24"/>
          <w:szCs w:val="24"/>
        </w:rPr>
      </w:pPr>
      <w:r w:rsidRPr="00C43C40">
        <w:rPr>
          <w:rFonts w:ascii="Calibri" w:hAnsi="Calibri" w:cs="Calibri"/>
          <w:sz w:val="24"/>
          <w:szCs w:val="24"/>
        </w:rPr>
        <w:t>Document No.:</w:t>
      </w:r>
    </w:p>
    <w:p w:rsidRPr="00C43C40" w:rsidR="00C43C40" w:rsidP="00C43C40" w:rsidRDefault="00C43C40" w14:paraId="7099957B" w14:textId="1FF6A903">
      <w:pPr>
        <w:pStyle w:val="p1"/>
        <w:rPr>
          <w:rFonts w:ascii="Calibri" w:hAnsi="Calibri" w:cs="Calibri"/>
          <w:sz w:val="24"/>
          <w:szCs w:val="24"/>
        </w:rPr>
      </w:pPr>
      <w:proofErr w:type="spellStart"/>
      <w:r>
        <w:rPr>
          <w:rFonts w:ascii="Calibri" w:hAnsi="Calibri" w:cs="Calibri"/>
          <w:sz w:val="24"/>
          <w:szCs w:val="24"/>
        </w:rPr>
        <w:t>HayesX</w:t>
      </w:r>
      <w:proofErr w:type="spellEnd"/>
      <w:r>
        <w:rPr>
          <w:rFonts w:ascii="Calibri" w:hAnsi="Calibri" w:cs="Calibri"/>
          <w:sz w:val="24"/>
          <w:szCs w:val="24"/>
        </w:rPr>
        <w:t xml:space="preserve"> – 250-FM</w:t>
      </w:r>
      <w:r w:rsidRPr="00C43C40">
        <w:rPr>
          <w:rFonts w:ascii="Calibri" w:hAnsi="Calibri" w:cs="Calibri"/>
          <w:sz w:val="24"/>
          <w:szCs w:val="24"/>
        </w:rPr>
        <w:t>-001</w:t>
      </w:r>
    </w:p>
    <w:p w:rsidRPr="00C43C40" w:rsidR="00C43C40" w:rsidP="00C43C40" w:rsidRDefault="00C43C40" w14:paraId="4F088ED6" w14:textId="77777777">
      <w:pPr>
        <w:pStyle w:val="p1"/>
        <w:rPr>
          <w:rFonts w:ascii="Calibri" w:hAnsi="Calibri" w:cs="Calibri"/>
          <w:sz w:val="24"/>
          <w:szCs w:val="24"/>
        </w:rPr>
      </w:pPr>
      <w:r w:rsidRPr="00C43C40">
        <w:rPr>
          <w:rFonts w:ascii="Calibri" w:hAnsi="Calibri" w:cs="Calibri"/>
          <w:sz w:val="24"/>
          <w:szCs w:val="24"/>
        </w:rPr>
        <w:t>Revision:</w:t>
      </w:r>
    </w:p>
    <w:p w:rsidRPr="00C43C40" w:rsidR="00C43C40" w:rsidP="00C43C40" w:rsidRDefault="00C43C40" w14:paraId="165C8B06" w14:textId="77777777">
      <w:pPr>
        <w:pStyle w:val="p1"/>
        <w:rPr>
          <w:rFonts w:ascii="Calibri" w:hAnsi="Calibri" w:cs="Calibri"/>
          <w:sz w:val="24"/>
          <w:szCs w:val="24"/>
        </w:rPr>
      </w:pPr>
      <w:r w:rsidRPr="00C43C40">
        <w:rPr>
          <w:rFonts w:ascii="Calibri" w:hAnsi="Calibri" w:cs="Calibri"/>
          <w:sz w:val="24"/>
          <w:szCs w:val="24"/>
        </w:rPr>
        <w:t>A</w:t>
      </w:r>
    </w:p>
    <w:p w:rsidRPr="00C43C40" w:rsidR="00C43C40" w:rsidP="00C43C40" w:rsidRDefault="00C43C40" w14:paraId="774E3281" w14:textId="77777777">
      <w:pPr>
        <w:pStyle w:val="p1"/>
        <w:rPr>
          <w:rFonts w:ascii="Calibri" w:hAnsi="Calibri" w:cs="Calibri"/>
          <w:sz w:val="24"/>
          <w:szCs w:val="24"/>
        </w:rPr>
      </w:pPr>
      <w:r w:rsidRPr="00C43C40">
        <w:rPr>
          <w:rFonts w:ascii="Calibri" w:hAnsi="Calibri" w:cs="Calibri"/>
          <w:sz w:val="24"/>
          <w:szCs w:val="24"/>
        </w:rPr>
        <w:t>Issue Date:</w:t>
      </w:r>
    </w:p>
    <w:p w:rsidRPr="00C43C40" w:rsidR="00C43C40" w:rsidP="00C43C40" w:rsidRDefault="00C43C40" w14:paraId="0DF46A17" w14:textId="77777777">
      <w:pPr>
        <w:pStyle w:val="p1"/>
        <w:rPr>
          <w:rFonts w:ascii="Calibri" w:hAnsi="Calibri" w:cs="Calibri"/>
          <w:sz w:val="24"/>
          <w:szCs w:val="24"/>
        </w:rPr>
      </w:pPr>
      <w:r w:rsidRPr="00C43C40">
        <w:rPr>
          <w:rFonts w:ascii="Calibri" w:hAnsi="Calibri" w:cs="Calibri"/>
          <w:sz w:val="24"/>
          <w:szCs w:val="24"/>
        </w:rPr>
        <w:t>2026</w:t>
      </w:r>
    </w:p>
    <w:p w:rsidRPr="00C43C40" w:rsidR="00C43C40" w:rsidP="00C43C40" w:rsidRDefault="00C43C40" w14:paraId="7496A522" w14:textId="77777777">
      <w:pPr>
        <w:pStyle w:val="p1"/>
        <w:rPr>
          <w:rFonts w:ascii="Calibri" w:hAnsi="Calibri" w:cs="Calibri"/>
          <w:sz w:val="24"/>
          <w:szCs w:val="24"/>
        </w:rPr>
      </w:pPr>
      <w:r w:rsidRPr="00C43C40">
        <w:rPr>
          <w:rFonts w:ascii="Calibri" w:hAnsi="Calibri" w:cs="Calibri"/>
          <w:sz w:val="24"/>
          <w:szCs w:val="24"/>
        </w:rPr>
        <w:t>Prepared By:</w:t>
      </w:r>
    </w:p>
    <w:p w:rsidRPr="00C43C40" w:rsidR="00C43C40" w:rsidP="00C43C40" w:rsidRDefault="00C43C40" w14:paraId="5249ECB5" w14:textId="6DB22F87">
      <w:pPr>
        <w:pStyle w:val="p1"/>
        <w:rPr>
          <w:rFonts w:ascii="Calibri" w:hAnsi="Calibri" w:cs="Calibri"/>
          <w:sz w:val="24"/>
          <w:szCs w:val="24"/>
        </w:rPr>
      </w:pPr>
      <w:proofErr w:type="spellStart"/>
      <w:r>
        <w:rPr>
          <w:rFonts w:ascii="Calibri" w:hAnsi="Calibri" w:cs="Calibri"/>
          <w:sz w:val="24"/>
          <w:szCs w:val="24"/>
        </w:rPr>
        <w:t>HayesX</w:t>
      </w:r>
      <w:proofErr w:type="spellEnd"/>
      <w:r>
        <w:rPr>
          <w:rFonts w:ascii="Calibri" w:hAnsi="Calibri" w:cs="Calibri"/>
          <w:sz w:val="24"/>
          <w:szCs w:val="24"/>
        </w:rPr>
        <w:t xml:space="preserve"> Engineering Department</w:t>
      </w:r>
    </w:p>
    <w:p w:rsidRPr="00C43C40" w:rsidR="00C43C40" w:rsidP="00C43C40" w:rsidRDefault="00C43C40" w14:paraId="5F94DFF9" w14:textId="77777777">
      <w:pPr>
        <w:jc w:val="both"/>
        <w:rPr>
          <w:rFonts w:ascii="Calibri" w:hAnsi="Calibri" w:cs="Calibri"/>
        </w:rPr>
      </w:pPr>
    </w:p>
    <w:p w:rsidR="00C43C40" w:rsidRDefault="00C43C40" w14:paraId="265FA2FC" w14:textId="77777777"/>
    <w:p w:rsidR="00C43C40" w:rsidRDefault="00C43C40" w14:paraId="600AAAF6" w14:textId="77777777"/>
    <w:p w:rsidR="00C43C40" w:rsidRDefault="00C43C40" w14:paraId="7AC55CB5" w14:textId="77777777"/>
    <w:p w:rsidR="00C43C40" w:rsidRDefault="00C43C40" w14:paraId="2B096A22" w14:textId="77777777"/>
    <w:p w:rsidRPr="00C43C40" w:rsidR="00C43C40" w:rsidP="00C43C40" w:rsidRDefault="00C43C40" w14:paraId="6F460FF7" w14:textId="77777777">
      <w:pPr>
        <w:spacing w:after="0" w:line="240" w:lineRule="auto"/>
        <w:jc w:val="center"/>
        <w:rPr>
          <w:rFonts w:ascii="Calibri" w:hAnsi="Calibri" w:eastAsia="Times New Roman" w:cs="Calibri"/>
          <w:b/>
          <w:bCs/>
          <w:color w:val="000000"/>
          <w:kern w:val="0"/>
          <w:sz w:val="52"/>
          <w:szCs w:val="52"/>
          <w14:ligatures w14:val="none"/>
        </w:rPr>
      </w:pPr>
      <w:r w:rsidRPr="00C43C40">
        <w:rPr>
          <w:rFonts w:ascii="Calibri" w:hAnsi="Calibri" w:eastAsia="Times New Roman" w:cs="Calibri"/>
          <w:b/>
          <w:bCs/>
          <w:color w:val="000000"/>
          <w:kern w:val="0"/>
          <w:sz w:val="52"/>
          <w:szCs w:val="52"/>
          <w14:ligatures w14:val="none"/>
        </w:rPr>
        <w:t>REVISION RECORD</w:t>
      </w:r>
    </w:p>
    <w:p w:rsidRPr="00C43C40" w:rsidR="00C43C40" w:rsidP="00C43C40" w:rsidRDefault="00C43C40" w14:paraId="3A0E31C3" w14:textId="77777777">
      <w:pPr>
        <w:spacing w:after="0" w:line="240" w:lineRule="auto"/>
        <w:rPr>
          <w:rFonts w:ascii="Calibri" w:hAnsi="Calibri" w:eastAsia="Times New Roman" w:cs="Calibri"/>
          <w:color w:val="000000"/>
          <w:kern w:val="0"/>
          <w14:ligatures w14:val="none"/>
        </w:rPr>
      </w:pPr>
    </w:p>
    <w:p w:rsidRPr="00C43C40" w:rsidR="00C43C40" w:rsidP="00C43C40" w:rsidRDefault="00C43C40" w14:paraId="54C93AC3" w14:textId="77777777">
      <w:pPr>
        <w:spacing w:after="0" w:line="240" w:lineRule="auto"/>
        <w:rPr>
          <w:rFonts w:ascii="Calibri" w:hAnsi="Calibri" w:eastAsia="Times New Roman" w:cs="Calibri"/>
          <w:color w:val="000000"/>
          <w:kern w:val="0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2"/>
        <w:gridCol w:w="2337"/>
        <w:gridCol w:w="4327"/>
      </w:tblGrid>
      <w:tr w:rsidRPr="00C43C40" w:rsidR="00C43C40" w:rsidTr="00C43C40" w14:paraId="6CB6F827" w14:textId="77777777">
        <w:tc>
          <w:tcPr>
            <w:tcW w:w="2425" w:type="dxa"/>
          </w:tcPr>
          <w:p w:rsidRPr="00C43C40" w:rsidR="00C43C40" w:rsidP="00C43C40" w:rsidRDefault="00C43C40" w14:paraId="658F12FC" w14:textId="6D958835">
            <w:pPr>
              <w:rPr>
                <w:rFonts w:ascii="Calibri" w:hAnsi="Calibri" w:eastAsia="Times New Roman" w:cs="Calibri"/>
                <w:b/>
                <w:bCs/>
                <w:color w:val="000000"/>
                <w:kern w:val="0"/>
                <w14:ligatures w14:val="none"/>
              </w:rPr>
            </w:pPr>
            <w:r w:rsidRPr="00C43C40">
              <w:rPr>
                <w:rFonts w:ascii="Calibri" w:hAnsi="Calibri" w:eastAsia="Times New Roman" w:cs="Calibri"/>
                <w:b/>
                <w:bCs/>
                <w:color w:val="000000"/>
                <w:kern w:val="0"/>
                <w14:ligatures w14:val="none"/>
              </w:rPr>
              <w:t>Revision</w:t>
            </w:r>
          </w:p>
        </w:tc>
        <w:tc>
          <w:tcPr>
            <w:tcW w:w="2430" w:type="dxa"/>
          </w:tcPr>
          <w:p w:rsidRPr="00C43C40" w:rsidR="00C43C40" w:rsidP="00C43C40" w:rsidRDefault="00C43C40" w14:paraId="3CD82BCF" w14:textId="4CF95B7E">
            <w:pPr>
              <w:rPr>
                <w:rFonts w:ascii="Calibri" w:hAnsi="Calibri" w:eastAsia="Times New Roman" w:cs="Calibri"/>
                <w:b/>
                <w:bCs/>
                <w:color w:val="000000"/>
                <w:kern w:val="0"/>
                <w14:ligatures w14:val="none"/>
              </w:rPr>
            </w:pPr>
            <w:r w:rsidRPr="00C43C40">
              <w:rPr>
                <w:rFonts w:ascii="Calibri" w:hAnsi="Calibri" w:eastAsia="Times New Roman" w:cs="Calibri"/>
                <w:b/>
                <w:bCs/>
                <w:color w:val="000000"/>
                <w:kern w:val="0"/>
                <w14:ligatures w14:val="none"/>
              </w:rPr>
              <w:t>Date</w:t>
            </w:r>
          </w:p>
        </w:tc>
        <w:tc>
          <w:tcPr>
            <w:tcW w:w="4495" w:type="dxa"/>
          </w:tcPr>
          <w:p w:rsidRPr="00C43C40" w:rsidR="00C43C40" w:rsidP="00C43C40" w:rsidRDefault="00C43C40" w14:paraId="4C156B02" w14:textId="3713F6CE">
            <w:pPr>
              <w:rPr>
                <w:rFonts w:ascii="Calibri" w:hAnsi="Calibri" w:eastAsia="Times New Roman" w:cs="Calibri"/>
                <w:b/>
                <w:bCs/>
                <w:color w:val="000000"/>
                <w:kern w:val="0"/>
                <w14:ligatures w14:val="none"/>
              </w:rPr>
            </w:pPr>
            <w:r w:rsidRPr="00C43C40">
              <w:rPr>
                <w:rFonts w:ascii="Calibri" w:hAnsi="Calibri" w:eastAsia="Times New Roman" w:cs="Calibri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</w:tr>
      <w:tr w:rsidR="00C43C40" w:rsidTr="00C43C40" w14:paraId="636D03EA" w14:textId="77777777">
        <w:tc>
          <w:tcPr>
            <w:tcW w:w="2425" w:type="dxa"/>
          </w:tcPr>
          <w:p w:rsidR="00C43C40" w:rsidP="00C43C40" w:rsidRDefault="00C43C40" w14:paraId="425AD47F" w14:textId="089D86F7">
            <w:pPr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t>A</w:t>
            </w:r>
          </w:p>
        </w:tc>
        <w:tc>
          <w:tcPr>
            <w:tcW w:w="2430" w:type="dxa"/>
          </w:tcPr>
          <w:p w:rsidR="00C43C40" w:rsidP="00C43C40" w:rsidRDefault="00C43C40" w14:paraId="3196EE5E" w14:textId="647CA3ED">
            <w:pPr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t>2026</w:t>
            </w:r>
          </w:p>
        </w:tc>
        <w:tc>
          <w:tcPr>
            <w:tcW w:w="4495" w:type="dxa"/>
          </w:tcPr>
          <w:p w:rsidR="00C43C40" w:rsidP="00C43C40" w:rsidRDefault="00C43C40" w14:paraId="06436B03" w14:textId="4DA631DA">
            <w:pPr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t>Initial Release</w:t>
            </w:r>
          </w:p>
        </w:tc>
      </w:tr>
    </w:tbl>
    <w:p w:rsidRPr="00C43C40" w:rsidR="00C43C40" w:rsidP="00C43C40" w:rsidRDefault="00C43C40" w14:paraId="23C8CC66" w14:textId="77777777">
      <w:pPr>
        <w:spacing w:after="0" w:line="240" w:lineRule="auto"/>
        <w:rPr>
          <w:rFonts w:ascii="Calibri" w:hAnsi="Calibri" w:eastAsia="Times New Roman" w:cs="Calibri"/>
          <w:color w:val="000000"/>
          <w:kern w:val="0"/>
          <w14:ligatures w14:val="none"/>
        </w:rPr>
      </w:pPr>
    </w:p>
    <w:p w:rsidRPr="00C43C40" w:rsidR="00C43C40" w:rsidP="00C43C40" w:rsidRDefault="00C43C40" w14:paraId="272BA8C1" w14:textId="77777777">
      <w:pPr>
        <w:spacing w:after="0" w:line="240" w:lineRule="auto"/>
        <w:rPr>
          <w:rFonts w:ascii="Calibri" w:hAnsi="Calibri" w:eastAsia="Times New Roman" w:cs="Calibri"/>
          <w:color w:val="000000"/>
          <w:kern w:val="0"/>
          <w14:ligatures w14:val="none"/>
        </w:rPr>
      </w:pPr>
    </w:p>
    <w:p w:rsidRPr="00C43C40" w:rsidR="00C43C40" w:rsidP="00C43C40" w:rsidRDefault="00C43C40" w14:paraId="7B7B99E7" w14:textId="77777777">
      <w:pPr>
        <w:spacing w:after="0" w:line="240" w:lineRule="auto"/>
        <w:rPr>
          <w:rFonts w:ascii="Calibri" w:hAnsi="Calibri" w:eastAsia="Times New Roman" w:cs="Calibri"/>
          <w:color w:val="000000"/>
          <w:kern w:val="0"/>
          <w14:ligatures w14:val="none"/>
        </w:rPr>
      </w:pPr>
    </w:p>
    <w:p w:rsidRPr="00C43C40" w:rsidR="00C43C40" w:rsidP="00C43C40" w:rsidRDefault="00C43C40" w14:paraId="67B53F4D" w14:textId="77777777">
      <w:pPr>
        <w:spacing w:after="0" w:line="240" w:lineRule="auto"/>
        <w:rPr>
          <w:rFonts w:ascii="Calibri" w:hAnsi="Calibri" w:eastAsia="Times New Roman" w:cs="Calibri"/>
          <w:color w:val="000000"/>
          <w:kern w:val="0"/>
          <w14:ligatures w14:val="none"/>
        </w:rPr>
      </w:pPr>
    </w:p>
    <w:p w:rsidRPr="00C43C40" w:rsidR="00C43C40" w:rsidP="00C43C40" w:rsidRDefault="00C43C40" w14:paraId="50F2BB11" w14:textId="77777777">
      <w:pPr>
        <w:spacing w:after="0" w:line="240" w:lineRule="auto"/>
        <w:rPr>
          <w:rFonts w:ascii="Calibri" w:hAnsi="Calibri" w:eastAsia="Times New Roman" w:cs="Calibri"/>
          <w:color w:val="000000"/>
          <w:kern w:val="0"/>
          <w14:ligatures w14:val="none"/>
        </w:rPr>
      </w:pPr>
    </w:p>
    <w:p w:rsidRPr="00C43C40" w:rsidR="00C43C40" w:rsidP="00C43C40" w:rsidRDefault="00C43C40" w14:paraId="03A64703" w14:textId="77777777">
      <w:pPr>
        <w:spacing w:after="0" w:line="240" w:lineRule="auto"/>
        <w:rPr>
          <w:rFonts w:ascii="Calibri" w:hAnsi="Calibri" w:eastAsia="Times New Roman" w:cs="Calibri"/>
          <w:color w:val="000000"/>
          <w:kern w:val="0"/>
          <w14:ligatures w14:val="none"/>
        </w:rPr>
      </w:pPr>
    </w:p>
    <w:p w:rsidRPr="006257AF" w:rsidR="007E30F8" w:rsidRDefault="007E30F8" w14:paraId="7C6EEEDE" w14:textId="53A726A9">
      <w:pPr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6257AF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br w:type="page"/>
      </w:r>
    </w:p>
    <w:p w:rsidRPr="00E82FD6" w:rsidR="00C43C40" w:rsidP="00E82FD6" w:rsidRDefault="00C43C40" w14:paraId="4E83142F" w14:textId="2016E5FD"/>
    <w:p w:rsidRPr="00E82FD6" w:rsidR="0017059D" w:rsidP="00E82FD6" w:rsidRDefault="0017059D" w14:paraId="1BCD7F62" w14:textId="1F8ECD10">
      <w:pPr>
        <w:pStyle w:val="msonormal0"/>
        <w:jc w:val="center"/>
        <w:rPr>
          <w:rFonts w:ascii="Calibri" w:hAnsi="Calibri" w:cs="Calibri"/>
          <w:b/>
          <w:bCs/>
          <w:sz w:val="36"/>
          <w:szCs w:val="36"/>
        </w:rPr>
      </w:pPr>
      <w:r w:rsidRPr="00E82FD6">
        <w:rPr>
          <w:rFonts w:ascii="Calibri" w:hAnsi="Calibri" w:cs="Calibri"/>
          <w:b/>
          <w:bCs/>
          <w:sz w:val="36"/>
          <w:szCs w:val="36"/>
        </w:rPr>
        <w:t>TABLE</w:t>
      </w:r>
      <w:r w:rsidRPr="00E82FD6" w:rsidR="0029759D">
        <w:rPr>
          <w:rFonts w:ascii="Calibri" w:hAnsi="Calibri" w:cs="Calibri"/>
          <w:b/>
          <w:bCs/>
          <w:sz w:val="36"/>
          <w:szCs w:val="36"/>
        </w:rPr>
        <w:t xml:space="preserve"> </w:t>
      </w:r>
      <w:r w:rsidRPr="00E82FD6">
        <w:rPr>
          <w:rFonts w:ascii="Calibri" w:hAnsi="Calibri" w:cs="Calibri"/>
          <w:b/>
          <w:bCs/>
          <w:sz w:val="36"/>
          <w:szCs w:val="36"/>
        </w:rPr>
        <w:t>OF</w:t>
      </w:r>
      <w:r w:rsidRPr="00E82FD6" w:rsidR="0029759D">
        <w:rPr>
          <w:rFonts w:ascii="Calibri" w:hAnsi="Calibri" w:cs="Calibri"/>
          <w:b/>
          <w:bCs/>
          <w:sz w:val="36"/>
          <w:szCs w:val="36"/>
        </w:rPr>
        <w:t xml:space="preserve"> </w:t>
      </w:r>
      <w:r w:rsidRPr="00E82FD6">
        <w:rPr>
          <w:rFonts w:ascii="Calibri" w:hAnsi="Calibri" w:cs="Calibri"/>
          <w:b/>
          <w:bCs/>
          <w:sz w:val="36"/>
          <w:szCs w:val="36"/>
        </w:rPr>
        <w:t>CONTENTS</w:t>
      </w:r>
      <w:r w:rsidRPr="00E82FD6" w:rsidR="00FB73B5">
        <w:rPr>
          <w:rFonts w:ascii="Calibri" w:hAnsi="Calibri" w:cs="Calibri"/>
          <w:b/>
          <w:bCs/>
          <w:sz w:val="36"/>
          <w:szCs w:val="36"/>
        </w:rPr>
        <w:t xml:space="preserve"> </w:t>
      </w:r>
    </w:p>
    <w:p w:rsidRPr="00E82FD6" w:rsidR="0029759D" w:rsidP="00E82FD6" w:rsidRDefault="0029759D" w14:paraId="398B3A1B" w14:textId="77777777">
      <w:pPr>
        <w:pStyle w:val="msonormal0"/>
        <w:spacing w:before="0" w:beforeAutospacing="0"/>
      </w:pPr>
    </w:p>
    <w:p w:rsidRPr="00E82FD6" w:rsidR="0017059D" w:rsidP="00E82FD6" w:rsidRDefault="0017059D" w14:paraId="50188737" w14:textId="32F2809A">
      <w:pPr>
        <w:pStyle w:val="msonormal0"/>
        <w:spacing w:before="0" w:beforeAutospacing="0"/>
        <w:rPr>
          <w:rFonts w:ascii="Calibri" w:hAnsi="Calibri" w:cs="Calibri"/>
          <w:b/>
          <w:bCs/>
          <w:sz w:val="28"/>
          <w:szCs w:val="28"/>
        </w:rPr>
      </w:pPr>
      <w:r w:rsidRPr="00E82FD6">
        <w:rPr>
          <w:rFonts w:ascii="Calibri" w:hAnsi="Calibri" w:cs="Calibri"/>
          <w:b/>
          <w:bCs/>
          <w:sz w:val="28"/>
          <w:szCs w:val="28"/>
        </w:rPr>
        <w:t>CHAPTER</w:t>
      </w:r>
      <w:r w:rsidRPr="00E82FD6" w:rsidR="0029759D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E82FD6">
        <w:rPr>
          <w:rFonts w:ascii="Calibri" w:hAnsi="Calibri" w:cs="Calibri"/>
          <w:b/>
          <w:bCs/>
          <w:sz w:val="28"/>
          <w:szCs w:val="28"/>
        </w:rPr>
        <w:t xml:space="preserve">1 </w:t>
      </w:r>
      <w:r w:rsidRPr="00E82FD6" w:rsidR="0029759D">
        <w:rPr>
          <w:rFonts w:ascii="Calibri" w:hAnsi="Calibri" w:cs="Calibri"/>
          <w:b/>
          <w:bCs/>
          <w:sz w:val="28"/>
          <w:szCs w:val="28"/>
        </w:rPr>
        <w:t xml:space="preserve"> </w:t>
      </w:r>
    </w:p>
    <w:p w:rsidRPr="00E82FD6" w:rsidR="0017059D" w:rsidP="00E82FD6" w:rsidRDefault="0017059D" w14:paraId="58081D93" w14:textId="0E1CBF7C">
      <w:pPr>
        <w:pStyle w:val="msonormal0"/>
        <w:spacing w:before="0" w:beforeAutospacing="0"/>
        <w:rPr>
          <w:rFonts w:ascii="Calibri" w:hAnsi="Calibri" w:cs="Calibri"/>
          <w:sz w:val="28"/>
          <w:szCs w:val="28"/>
        </w:rPr>
      </w:pPr>
      <w:r w:rsidRPr="00E82FD6">
        <w:rPr>
          <w:rFonts w:ascii="Calibri" w:hAnsi="Calibri" w:cs="Calibri"/>
          <w:b/>
          <w:bCs/>
          <w:sz w:val="28"/>
          <w:szCs w:val="28"/>
        </w:rPr>
        <w:t>GENERAL INFORMATION</w:t>
      </w:r>
    </w:p>
    <w:p w:rsidRPr="00E82FD6" w:rsidR="004163D3" w:rsidP="34EE88B8" w:rsidRDefault="004163D3" w14:paraId="31181A6B" w14:textId="64C0568D">
      <w:pPr>
        <w:pStyle w:val="msonormal0"/>
        <w:tabs>
          <w:tab w:val="left" w:leader="middleDot" w:pos="8460"/>
          <w:tab w:val="left" w:leader="none" w:pos="11520"/>
        </w:tabs>
        <w:spacing w:before="0" w:beforeAutospacing="off"/>
        <w:ind w:right="0"/>
        <w:rPr>
          <w:rFonts w:ascii="Calibri" w:hAnsi="Calibri" w:cs="Calibri"/>
          <w:sz w:val="28"/>
          <w:szCs w:val="28"/>
        </w:rPr>
      </w:pPr>
      <w:r w:rsidRPr="34EE88B8" w:rsidR="34EE88B8">
        <w:rPr>
          <w:rFonts w:ascii="Calibri" w:hAnsi="Calibri" w:cs="Calibri"/>
          <w:sz w:val="28"/>
          <w:szCs w:val="28"/>
        </w:rPr>
        <w:t>1.1 Purpose</w:t>
      </w:r>
      <w:r>
        <w:tab/>
      </w:r>
      <w:r w:rsidRPr="34EE88B8" w:rsidR="34EE88B8">
        <w:rPr>
          <w:rFonts w:ascii="Calibri" w:hAnsi="Calibri" w:cs="Calibri"/>
          <w:sz w:val="28"/>
          <w:szCs w:val="28"/>
        </w:rPr>
        <w:t>6</w:t>
      </w:r>
    </w:p>
    <w:p w:rsidRPr="00E82FD6" w:rsidR="0017059D" w:rsidP="34EE88B8" w:rsidRDefault="0017059D" w14:paraId="68405650" w14:textId="41C54487">
      <w:pPr>
        <w:pStyle w:val="msonormal0"/>
        <w:tabs>
          <w:tab w:val="left" w:leader="middleDot" w:pos="8460"/>
          <w:tab w:val="left" w:leader="none" w:pos="11520"/>
        </w:tabs>
        <w:spacing w:before="0" w:beforeAutospacing="off"/>
        <w:ind w:right="0"/>
        <w:rPr>
          <w:rFonts w:ascii="Calibri" w:hAnsi="Calibri" w:cs="Calibri"/>
          <w:sz w:val="28"/>
          <w:szCs w:val="28"/>
        </w:rPr>
      </w:pPr>
      <w:r w:rsidRPr="34EE88B8" w:rsidR="34EE88B8">
        <w:rPr>
          <w:rFonts w:ascii="Calibri" w:hAnsi="Calibri" w:cs="Calibri"/>
          <w:sz w:val="28"/>
          <w:szCs w:val="28"/>
        </w:rPr>
        <w:t xml:space="preserve">1.2 Vehicle Identification </w:t>
      </w:r>
      <w:r>
        <w:tab/>
      </w:r>
      <w:r w:rsidRPr="34EE88B8" w:rsidR="34EE88B8">
        <w:rPr>
          <w:rFonts w:ascii="Calibri" w:hAnsi="Calibri" w:cs="Calibri"/>
          <w:sz w:val="28"/>
          <w:szCs w:val="28"/>
        </w:rPr>
        <w:t>6</w:t>
      </w:r>
    </w:p>
    <w:p w:rsidRPr="00E82FD6" w:rsidR="0017059D" w:rsidP="34EE88B8" w:rsidRDefault="0017059D" w14:paraId="285683F1" w14:textId="4C6E0C37">
      <w:pPr>
        <w:pStyle w:val="msonormal0"/>
        <w:tabs>
          <w:tab w:val="left" w:leader="middleDot" w:pos="8460"/>
          <w:tab w:val="left" w:leader="none" w:pos="11520"/>
        </w:tabs>
        <w:spacing w:before="0" w:beforeAutospacing="off"/>
        <w:ind w:right="0"/>
        <w:rPr>
          <w:rFonts w:ascii="Calibri" w:hAnsi="Calibri" w:cs="Calibri"/>
          <w:sz w:val="28"/>
          <w:szCs w:val="28"/>
        </w:rPr>
      </w:pPr>
      <w:r w:rsidRPr="34EE88B8" w:rsidR="34EE88B8">
        <w:rPr>
          <w:rFonts w:ascii="Calibri" w:hAnsi="Calibri" w:cs="Calibri"/>
          <w:sz w:val="28"/>
          <w:szCs w:val="28"/>
        </w:rPr>
        <w:t xml:space="preserve">1.3 Vehicle Description </w:t>
      </w:r>
      <w:r>
        <w:tab/>
      </w:r>
      <w:r w:rsidRPr="34EE88B8" w:rsidR="34EE88B8">
        <w:rPr>
          <w:rFonts w:ascii="Calibri" w:hAnsi="Calibri" w:cs="Calibri"/>
          <w:sz w:val="28"/>
          <w:szCs w:val="28"/>
        </w:rPr>
        <w:t>6</w:t>
      </w:r>
    </w:p>
    <w:p w:rsidRPr="00E82FD6" w:rsidR="0017059D" w:rsidP="34EE88B8" w:rsidRDefault="0017059D" w14:paraId="082504A6" w14:textId="094E7E8F">
      <w:pPr>
        <w:pStyle w:val="msonormal0"/>
        <w:tabs>
          <w:tab w:val="left" w:leader="middleDot" w:pos="8460"/>
          <w:tab w:val="left" w:leader="none" w:pos="11520"/>
        </w:tabs>
        <w:spacing w:before="0" w:beforeAutospacing="off"/>
        <w:ind w:right="0"/>
        <w:rPr>
          <w:rFonts w:ascii="Calibri" w:hAnsi="Calibri" w:cs="Calibri"/>
          <w:sz w:val="28"/>
          <w:szCs w:val="28"/>
        </w:rPr>
      </w:pPr>
      <w:r w:rsidRPr="34EE88B8" w:rsidR="34EE88B8">
        <w:rPr>
          <w:rFonts w:ascii="Calibri" w:hAnsi="Calibri" w:cs="Calibri"/>
          <w:sz w:val="28"/>
          <w:szCs w:val="28"/>
        </w:rPr>
        <w:t xml:space="preserve">1.4 Regulatory Statement </w:t>
      </w:r>
      <w:r>
        <w:tab/>
      </w:r>
      <w:r w:rsidRPr="34EE88B8" w:rsidR="34EE88B8">
        <w:rPr>
          <w:rFonts w:ascii="Calibri" w:hAnsi="Calibri" w:cs="Calibri"/>
          <w:sz w:val="28"/>
          <w:szCs w:val="28"/>
        </w:rPr>
        <w:t>9</w:t>
      </w:r>
    </w:p>
    <w:p w:rsidRPr="00E82FD6" w:rsidR="0029759D" w:rsidP="34EE88B8" w:rsidRDefault="0029759D" w14:paraId="674848FB" w14:textId="77777777">
      <w:pPr>
        <w:pStyle w:val="msonormal0"/>
        <w:tabs>
          <w:tab w:val="left" w:leader="middleDot" w:pos="8460"/>
        </w:tabs>
        <w:spacing w:before="0" w:beforeAutospacing="off"/>
        <w:ind w:right="0"/>
        <w:rPr>
          <w:rFonts w:ascii="Calibri" w:hAnsi="Calibri" w:cs="Calibri"/>
          <w:sz w:val="28"/>
          <w:szCs w:val="28"/>
        </w:rPr>
      </w:pPr>
    </w:p>
    <w:p w:rsidRPr="00E82FD6" w:rsidR="0029759D" w:rsidP="34EE88B8" w:rsidRDefault="0017059D" w14:paraId="7552EC2E" w14:textId="1AE9A3C9">
      <w:pPr>
        <w:tabs>
          <w:tab w:val="left" w:leader="middleDot" w:pos="8460"/>
        </w:tabs>
        <w:spacing w:line="240" w:lineRule="auto"/>
        <w:ind w:right="0"/>
        <w:rPr>
          <w:rFonts w:ascii="Calibri" w:hAnsi="Calibri" w:cs="Calibri"/>
          <w:b w:val="1"/>
          <w:bCs w:val="1"/>
          <w:sz w:val="28"/>
          <w:szCs w:val="28"/>
        </w:rPr>
      </w:pPr>
      <w:r w:rsidRPr="34EE88B8" w:rsidR="34EE88B8">
        <w:rPr>
          <w:rFonts w:ascii="Calibri" w:hAnsi="Calibri" w:cs="Calibri"/>
          <w:b w:val="1"/>
          <w:bCs w:val="1"/>
          <w:sz w:val="28"/>
          <w:szCs w:val="28"/>
        </w:rPr>
        <w:t>CHAPTER</w:t>
      </w:r>
      <w:r w:rsidRPr="34EE88B8" w:rsidR="34EE88B8">
        <w:rPr>
          <w:rFonts w:ascii="Calibri" w:hAnsi="Calibri" w:cs="Calibri"/>
          <w:b w:val="1"/>
          <w:bCs w:val="1"/>
          <w:sz w:val="28"/>
          <w:szCs w:val="28"/>
        </w:rPr>
        <w:t xml:space="preserve"> </w:t>
      </w:r>
      <w:r w:rsidRPr="34EE88B8" w:rsidR="34EE88B8">
        <w:rPr>
          <w:rFonts w:ascii="Calibri" w:hAnsi="Calibri" w:cs="Calibri"/>
          <w:b w:val="1"/>
          <w:bCs w:val="1"/>
          <w:sz w:val="28"/>
          <w:szCs w:val="28"/>
        </w:rPr>
        <w:t xml:space="preserve">2 </w:t>
      </w:r>
    </w:p>
    <w:p w:rsidRPr="00E82FD6" w:rsidR="0017059D" w:rsidP="34EE88B8" w:rsidRDefault="0017059D" w14:paraId="4E7E957E" w14:textId="2C678E9C">
      <w:pPr>
        <w:tabs>
          <w:tab w:val="left" w:leader="middleDot" w:pos="8460"/>
        </w:tabs>
        <w:spacing w:line="240" w:lineRule="auto"/>
        <w:ind w:right="0"/>
        <w:rPr>
          <w:rFonts w:ascii="Calibri" w:hAnsi="Calibri" w:cs="Calibri"/>
          <w:b w:val="1"/>
          <w:bCs w:val="1"/>
          <w:sz w:val="28"/>
          <w:szCs w:val="28"/>
        </w:rPr>
      </w:pPr>
      <w:r w:rsidRPr="34EE88B8" w:rsidR="34EE88B8">
        <w:rPr>
          <w:rFonts w:ascii="Calibri" w:hAnsi="Calibri" w:cs="Calibri"/>
          <w:b w:val="1"/>
          <w:bCs w:val="1"/>
          <w:sz w:val="28"/>
          <w:szCs w:val="28"/>
        </w:rPr>
        <w:t xml:space="preserve">OPERATING LIMITATIONS </w:t>
      </w:r>
    </w:p>
    <w:p w:rsidRPr="00E82FD6" w:rsidR="0017059D" w:rsidP="34EE88B8" w:rsidRDefault="0017059D" w14:paraId="6DAE6F3D" w14:textId="51670DB1">
      <w:pPr>
        <w:tabs>
          <w:tab w:val="left" w:leader="middleDot" w:pos="8460"/>
        </w:tabs>
        <w:spacing w:line="240" w:lineRule="auto"/>
        <w:ind w:right="0"/>
        <w:rPr>
          <w:rFonts w:ascii="Calibri" w:hAnsi="Calibri" w:cs="Calibri"/>
          <w:sz w:val="28"/>
          <w:szCs w:val="28"/>
        </w:rPr>
      </w:pPr>
      <w:r w:rsidRPr="34EE88B8" w:rsidR="34EE88B8">
        <w:rPr>
          <w:rFonts w:ascii="Calibri" w:hAnsi="Calibri" w:cs="Calibri"/>
          <w:sz w:val="28"/>
          <w:szCs w:val="28"/>
        </w:rPr>
        <w:t>2.1 Airspeed</w:t>
      </w:r>
      <w:r w:rsidRPr="34EE88B8" w:rsidR="34EE88B8">
        <w:rPr>
          <w:rFonts w:ascii="Calibri" w:hAnsi="Calibri" w:cs="Calibri"/>
          <w:sz w:val="28"/>
          <w:szCs w:val="28"/>
        </w:rPr>
        <w:t xml:space="preserve"> </w:t>
      </w:r>
      <w:r w:rsidRPr="34EE88B8" w:rsidR="34EE88B8">
        <w:rPr>
          <w:rFonts w:ascii="Calibri" w:hAnsi="Calibri" w:cs="Calibri"/>
          <w:sz w:val="28"/>
          <w:szCs w:val="28"/>
        </w:rPr>
        <w:t xml:space="preserve">Limitations </w:t>
      </w:r>
      <w:r>
        <w:tab/>
      </w:r>
      <w:r w:rsidRPr="34EE88B8" w:rsidR="34EE88B8">
        <w:rPr>
          <w:rFonts w:ascii="Calibri" w:hAnsi="Calibri" w:cs="Calibri"/>
          <w:sz w:val="28"/>
          <w:szCs w:val="28"/>
        </w:rPr>
        <w:t>10</w:t>
      </w:r>
    </w:p>
    <w:p w:rsidRPr="00E82FD6" w:rsidR="0017059D" w:rsidP="34EE88B8" w:rsidRDefault="0017059D" w14:paraId="36C31D00" w14:textId="2CC566BD">
      <w:pPr>
        <w:tabs>
          <w:tab w:val="left" w:leader="middleDot" w:pos="8460"/>
        </w:tabs>
        <w:spacing w:line="240" w:lineRule="auto"/>
        <w:ind w:right="0"/>
        <w:rPr>
          <w:rFonts w:ascii="Calibri" w:hAnsi="Calibri" w:cs="Calibri"/>
          <w:sz w:val="28"/>
          <w:szCs w:val="28"/>
        </w:rPr>
      </w:pPr>
      <w:r w:rsidRPr="34EE88B8" w:rsidR="34EE88B8">
        <w:rPr>
          <w:rFonts w:ascii="Calibri" w:hAnsi="Calibri" w:cs="Calibri"/>
          <w:sz w:val="28"/>
          <w:szCs w:val="28"/>
        </w:rPr>
        <w:t xml:space="preserve">2.2 Weight Limitations </w:t>
      </w:r>
      <w:r>
        <w:tab/>
      </w:r>
      <w:r w:rsidRPr="34EE88B8" w:rsidR="34EE88B8">
        <w:rPr>
          <w:rFonts w:ascii="Calibri" w:hAnsi="Calibri" w:cs="Calibri"/>
          <w:sz w:val="28"/>
          <w:szCs w:val="28"/>
        </w:rPr>
        <w:t>10</w:t>
      </w:r>
    </w:p>
    <w:p w:rsidRPr="00E82FD6" w:rsidR="0017059D" w:rsidP="34EE88B8" w:rsidRDefault="0017059D" w14:paraId="020B0D6D" w14:textId="6F7CA43B">
      <w:pPr>
        <w:tabs>
          <w:tab w:val="left" w:leader="middleDot" w:pos="8460"/>
        </w:tabs>
        <w:spacing w:line="240" w:lineRule="auto"/>
        <w:ind w:right="0"/>
        <w:rPr>
          <w:rFonts w:ascii="Calibri" w:hAnsi="Calibri" w:cs="Calibri"/>
          <w:sz w:val="28"/>
          <w:szCs w:val="28"/>
        </w:rPr>
      </w:pPr>
      <w:r w:rsidRPr="34EE88B8" w:rsidR="34EE88B8">
        <w:rPr>
          <w:rFonts w:ascii="Calibri" w:hAnsi="Calibri" w:cs="Calibri"/>
          <w:sz w:val="28"/>
          <w:szCs w:val="28"/>
        </w:rPr>
        <w:t xml:space="preserve">2.3 Load Factor Limits </w:t>
      </w:r>
      <w:r>
        <w:tab/>
      </w:r>
      <w:r w:rsidRPr="34EE88B8" w:rsidR="34EE88B8">
        <w:rPr>
          <w:rFonts w:ascii="Calibri" w:hAnsi="Calibri" w:cs="Calibri"/>
          <w:sz w:val="28"/>
          <w:szCs w:val="28"/>
        </w:rPr>
        <w:t>10</w:t>
      </w:r>
    </w:p>
    <w:p w:rsidRPr="00E82FD6" w:rsidR="0017059D" w:rsidP="34EE88B8" w:rsidRDefault="0017059D" w14:paraId="37CB4083" w14:textId="315326B0">
      <w:pPr>
        <w:tabs>
          <w:tab w:val="left" w:leader="middleDot" w:pos="8460"/>
        </w:tabs>
        <w:spacing w:line="240" w:lineRule="auto"/>
        <w:ind w:right="0"/>
        <w:rPr>
          <w:rFonts w:ascii="Calibri" w:hAnsi="Calibri" w:cs="Calibri"/>
          <w:sz w:val="28"/>
          <w:szCs w:val="28"/>
        </w:rPr>
      </w:pPr>
      <w:r w:rsidRPr="34EE88B8" w:rsidR="34EE88B8">
        <w:rPr>
          <w:rFonts w:ascii="Calibri" w:hAnsi="Calibri" w:cs="Calibri"/>
          <w:sz w:val="28"/>
          <w:szCs w:val="28"/>
        </w:rPr>
        <w:t xml:space="preserve">2.4 Attitude Limitations </w:t>
      </w:r>
      <w:r>
        <w:tab/>
      </w:r>
      <w:r w:rsidRPr="34EE88B8" w:rsidR="34EE88B8">
        <w:rPr>
          <w:rFonts w:ascii="Calibri" w:hAnsi="Calibri" w:cs="Calibri"/>
          <w:sz w:val="28"/>
          <w:szCs w:val="28"/>
        </w:rPr>
        <w:t>11</w:t>
      </w:r>
    </w:p>
    <w:p w:rsidRPr="00E82FD6" w:rsidR="0017059D" w:rsidP="34EE88B8" w:rsidRDefault="0017059D" w14:paraId="63CACA99" w14:textId="3D351625">
      <w:pPr>
        <w:tabs>
          <w:tab w:val="left" w:leader="middleDot" w:pos="8460"/>
        </w:tabs>
        <w:spacing w:line="240" w:lineRule="auto"/>
        <w:ind w:right="0"/>
        <w:rPr>
          <w:rFonts w:ascii="Calibri" w:hAnsi="Calibri" w:cs="Calibri"/>
          <w:sz w:val="28"/>
          <w:szCs w:val="28"/>
        </w:rPr>
      </w:pPr>
      <w:r w:rsidRPr="34EE88B8" w:rsidR="34EE88B8">
        <w:rPr>
          <w:rFonts w:ascii="Calibri" w:hAnsi="Calibri" w:cs="Calibri"/>
          <w:sz w:val="28"/>
          <w:szCs w:val="28"/>
        </w:rPr>
        <w:t xml:space="preserve">2.5 Battery Limitations </w:t>
      </w:r>
      <w:r>
        <w:tab/>
      </w:r>
      <w:r w:rsidRPr="34EE88B8" w:rsidR="34EE88B8">
        <w:rPr>
          <w:rFonts w:ascii="Calibri" w:hAnsi="Calibri" w:cs="Calibri"/>
          <w:sz w:val="28"/>
          <w:szCs w:val="28"/>
        </w:rPr>
        <w:t>11</w:t>
      </w:r>
    </w:p>
    <w:p w:rsidRPr="00E82FD6" w:rsidR="0017059D" w:rsidP="34EE88B8" w:rsidRDefault="0017059D" w14:paraId="1164FEDA" w14:textId="7BCDD6D7">
      <w:pPr>
        <w:tabs>
          <w:tab w:val="left" w:leader="middleDot" w:pos="8460"/>
        </w:tabs>
        <w:spacing w:line="240" w:lineRule="auto"/>
        <w:ind w:right="0"/>
        <w:rPr>
          <w:rFonts w:ascii="Calibri" w:hAnsi="Calibri" w:cs="Calibri"/>
          <w:sz w:val="28"/>
          <w:szCs w:val="28"/>
        </w:rPr>
      </w:pPr>
      <w:r w:rsidRPr="34EE88B8" w:rsidR="34EE88B8">
        <w:rPr>
          <w:rFonts w:ascii="Calibri" w:hAnsi="Calibri" w:cs="Calibri"/>
          <w:sz w:val="28"/>
          <w:szCs w:val="28"/>
        </w:rPr>
        <w:t xml:space="preserve">2.6 Ballistic Recovery System </w:t>
      </w:r>
      <w:r>
        <w:tab/>
      </w:r>
      <w:r w:rsidRPr="34EE88B8" w:rsidR="34EE88B8">
        <w:rPr>
          <w:rFonts w:ascii="Calibri" w:hAnsi="Calibri" w:cs="Calibri"/>
          <w:sz w:val="28"/>
          <w:szCs w:val="28"/>
        </w:rPr>
        <w:t>11</w:t>
      </w:r>
    </w:p>
    <w:p w:rsidRPr="00E82FD6" w:rsidR="0017059D" w:rsidP="34EE88B8" w:rsidRDefault="0017059D" w14:paraId="6A91B9A6" w14:textId="22B7F5B6">
      <w:pPr>
        <w:tabs>
          <w:tab w:val="left" w:leader="middleDot" w:pos="8460"/>
        </w:tabs>
        <w:spacing w:line="240" w:lineRule="auto"/>
        <w:ind w:right="0"/>
        <w:rPr>
          <w:rFonts w:ascii="Calibri" w:hAnsi="Calibri" w:cs="Calibri"/>
          <w:sz w:val="28"/>
          <w:szCs w:val="28"/>
        </w:rPr>
      </w:pPr>
      <w:r w:rsidRPr="34EE88B8" w:rsidR="34EE88B8">
        <w:rPr>
          <w:rFonts w:ascii="Calibri" w:hAnsi="Calibri" w:cs="Calibri"/>
          <w:sz w:val="28"/>
          <w:szCs w:val="28"/>
        </w:rPr>
        <w:t xml:space="preserve">2.7 Operating Area Limitations </w:t>
      </w:r>
      <w:r>
        <w:tab/>
      </w:r>
      <w:r w:rsidRPr="34EE88B8" w:rsidR="34EE88B8">
        <w:rPr>
          <w:rFonts w:ascii="Calibri" w:hAnsi="Calibri" w:cs="Calibri"/>
          <w:sz w:val="28"/>
          <w:szCs w:val="28"/>
        </w:rPr>
        <w:t>12</w:t>
      </w:r>
    </w:p>
    <w:p w:rsidRPr="00E82FD6" w:rsidR="00901F83" w:rsidP="34EE88B8" w:rsidRDefault="00901F83" w14:paraId="4E5B6858" w14:textId="77777777">
      <w:pPr>
        <w:tabs>
          <w:tab w:val="left" w:leader="middleDot" w:pos="8460"/>
        </w:tabs>
        <w:spacing w:line="240" w:lineRule="auto"/>
        <w:ind w:right="0"/>
        <w:rPr>
          <w:rFonts w:ascii="Calibri" w:hAnsi="Calibri" w:cs="Calibri"/>
          <w:sz w:val="28"/>
          <w:szCs w:val="28"/>
        </w:rPr>
      </w:pPr>
    </w:p>
    <w:p w:rsidRPr="00E82FD6" w:rsidR="0017059D" w:rsidP="34EE88B8" w:rsidRDefault="0017059D" w14:paraId="738C07F1" w14:textId="065A077C">
      <w:pPr>
        <w:tabs>
          <w:tab w:val="left" w:leader="middleDot" w:pos="8460"/>
        </w:tabs>
        <w:spacing w:line="240" w:lineRule="auto"/>
        <w:ind w:right="0"/>
        <w:rPr>
          <w:rFonts w:ascii="Calibri" w:hAnsi="Calibri" w:cs="Calibri"/>
          <w:b w:val="1"/>
          <w:bCs w:val="1"/>
          <w:sz w:val="28"/>
          <w:szCs w:val="28"/>
        </w:rPr>
      </w:pPr>
      <w:r w:rsidRPr="34EE88B8" w:rsidR="34EE88B8">
        <w:rPr>
          <w:rFonts w:ascii="Calibri" w:hAnsi="Calibri" w:cs="Calibri"/>
          <w:b w:val="1"/>
          <w:bCs w:val="1"/>
          <w:sz w:val="28"/>
          <w:szCs w:val="28"/>
        </w:rPr>
        <w:t xml:space="preserve">CHAPTER 3 </w:t>
      </w:r>
    </w:p>
    <w:p w:rsidRPr="00E82FD6" w:rsidR="0017059D" w:rsidP="34EE88B8" w:rsidRDefault="0017059D" w14:paraId="05EB6250" w14:textId="5B0D52AA">
      <w:pPr>
        <w:tabs>
          <w:tab w:val="left" w:leader="middleDot" w:pos="8460"/>
        </w:tabs>
        <w:spacing w:line="240" w:lineRule="auto"/>
        <w:ind w:right="0"/>
        <w:rPr>
          <w:rFonts w:ascii="Calibri" w:hAnsi="Calibri" w:cs="Calibri"/>
          <w:sz w:val="28"/>
          <w:szCs w:val="28"/>
        </w:rPr>
      </w:pPr>
      <w:r w:rsidRPr="34EE88B8" w:rsidR="34EE88B8">
        <w:rPr>
          <w:rFonts w:ascii="Calibri" w:hAnsi="Calibri" w:cs="Calibri"/>
          <w:b w:val="1"/>
          <w:bCs w:val="1"/>
          <w:sz w:val="28"/>
          <w:szCs w:val="28"/>
        </w:rPr>
        <w:t xml:space="preserve">EMERGENCY PROCEDURES </w:t>
      </w:r>
    </w:p>
    <w:p w:rsidRPr="00E82FD6" w:rsidR="0017059D" w:rsidP="34EE88B8" w:rsidRDefault="0017059D" w14:paraId="2932587F" w14:textId="06BEAEDB">
      <w:pPr>
        <w:tabs>
          <w:tab w:val="left" w:leader="middleDot" w:pos="8460"/>
        </w:tabs>
        <w:spacing w:line="240" w:lineRule="auto"/>
        <w:ind w:right="0"/>
        <w:rPr>
          <w:rFonts w:ascii="Calibri" w:hAnsi="Calibri" w:cs="Calibri"/>
          <w:sz w:val="28"/>
          <w:szCs w:val="28"/>
        </w:rPr>
      </w:pPr>
      <w:r w:rsidRPr="1BFA1907" w:rsidR="1BFA1907">
        <w:rPr>
          <w:rFonts w:ascii="Calibri" w:hAnsi="Calibri" w:cs="Calibri"/>
          <w:sz w:val="28"/>
          <w:szCs w:val="28"/>
        </w:rPr>
        <w:t xml:space="preserve">3.1 General </w:t>
      </w:r>
      <w:r>
        <w:tab/>
      </w:r>
      <w:r w:rsidRPr="1BFA1907" w:rsidR="1BFA1907">
        <w:rPr>
          <w:rFonts w:ascii="Calibri" w:hAnsi="Calibri" w:cs="Calibri"/>
          <w:sz w:val="28"/>
          <w:szCs w:val="28"/>
        </w:rPr>
        <w:t>14</w:t>
      </w:r>
    </w:p>
    <w:p w:rsidRPr="00E82FD6" w:rsidR="0017059D" w:rsidP="34EE88B8" w:rsidRDefault="0017059D" w14:paraId="58620EE5" w14:textId="3657D816">
      <w:pPr>
        <w:tabs>
          <w:tab w:val="left" w:leader="middleDot" w:pos="8460"/>
        </w:tabs>
        <w:spacing w:line="240" w:lineRule="auto"/>
        <w:ind w:right="0"/>
        <w:rPr>
          <w:rFonts w:ascii="Calibri" w:hAnsi="Calibri" w:cs="Calibri"/>
          <w:sz w:val="28"/>
          <w:szCs w:val="28"/>
        </w:rPr>
      </w:pPr>
      <w:r w:rsidRPr="1BFA1907" w:rsidR="1BFA1907">
        <w:rPr>
          <w:rFonts w:ascii="Calibri" w:hAnsi="Calibri" w:cs="Calibri"/>
          <w:sz w:val="28"/>
          <w:szCs w:val="28"/>
        </w:rPr>
        <w:t xml:space="preserve">3.2 Emergency Priorities </w:t>
      </w:r>
      <w:r>
        <w:tab/>
      </w:r>
      <w:r w:rsidRPr="1BFA1907" w:rsidR="1BFA1907">
        <w:rPr>
          <w:rFonts w:ascii="Calibri" w:hAnsi="Calibri" w:cs="Calibri"/>
          <w:sz w:val="28"/>
          <w:szCs w:val="28"/>
        </w:rPr>
        <w:t>14</w:t>
      </w:r>
    </w:p>
    <w:p w:rsidRPr="00E82FD6" w:rsidR="0017059D" w:rsidP="34EE88B8" w:rsidRDefault="0017059D" w14:paraId="44E241EE" w14:textId="730FEBBB">
      <w:pPr>
        <w:tabs>
          <w:tab w:val="left" w:leader="middleDot" w:pos="8460"/>
        </w:tabs>
        <w:spacing w:line="240" w:lineRule="auto"/>
        <w:ind w:right="0"/>
        <w:rPr>
          <w:rFonts w:ascii="Calibri" w:hAnsi="Calibri" w:cs="Calibri"/>
          <w:sz w:val="28"/>
          <w:szCs w:val="28"/>
        </w:rPr>
      </w:pPr>
      <w:r w:rsidRPr="1BFA1907" w:rsidR="1BFA1907">
        <w:rPr>
          <w:rFonts w:ascii="Calibri" w:hAnsi="Calibri" w:cs="Calibri"/>
          <w:sz w:val="28"/>
          <w:szCs w:val="28"/>
        </w:rPr>
        <w:t>3.3 Low Battery Warning</w:t>
      </w:r>
      <w:r>
        <w:tab/>
      </w:r>
      <w:r w:rsidRPr="1BFA1907" w:rsidR="1BFA1907">
        <w:rPr>
          <w:rFonts w:ascii="Calibri" w:hAnsi="Calibri" w:cs="Calibri"/>
          <w:sz w:val="28"/>
          <w:szCs w:val="28"/>
        </w:rPr>
        <w:t>14</w:t>
      </w:r>
    </w:p>
    <w:p w:rsidRPr="00E82FD6" w:rsidR="0017059D" w:rsidP="34EE88B8" w:rsidRDefault="0017059D" w14:paraId="37082007" w14:textId="4DE52727">
      <w:pPr>
        <w:tabs>
          <w:tab w:val="left" w:leader="middleDot" w:pos="8460"/>
        </w:tabs>
        <w:spacing w:line="240" w:lineRule="auto"/>
        <w:ind w:right="0"/>
        <w:rPr>
          <w:rFonts w:ascii="Calibri" w:hAnsi="Calibri" w:cs="Calibri"/>
          <w:sz w:val="28"/>
          <w:szCs w:val="28"/>
        </w:rPr>
      </w:pPr>
      <w:r w:rsidRPr="1BFA1907" w:rsidR="1BFA1907">
        <w:rPr>
          <w:rFonts w:ascii="Calibri" w:hAnsi="Calibri" w:cs="Calibri"/>
          <w:sz w:val="28"/>
          <w:szCs w:val="28"/>
        </w:rPr>
        <w:t>3.4 Emergency Battery Warning</w:t>
      </w:r>
      <w:r>
        <w:tab/>
      </w:r>
      <w:r w:rsidRPr="1BFA1907" w:rsidR="1BFA1907">
        <w:rPr>
          <w:rFonts w:ascii="Calibri" w:hAnsi="Calibri" w:cs="Calibri"/>
          <w:sz w:val="28"/>
          <w:szCs w:val="28"/>
        </w:rPr>
        <w:t>15</w:t>
      </w:r>
    </w:p>
    <w:p w:rsidRPr="00E82FD6" w:rsidR="00CB30A3" w:rsidP="34EE88B8" w:rsidRDefault="0017059D" w14:paraId="25D7B3FF" w14:textId="65E97245">
      <w:pPr>
        <w:tabs>
          <w:tab w:val="left" w:leader="middleDot" w:pos="8460"/>
        </w:tabs>
        <w:spacing w:line="240" w:lineRule="auto"/>
        <w:ind w:right="0"/>
        <w:rPr>
          <w:rFonts w:ascii="Calibri" w:hAnsi="Calibri" w:cs="Calibri"/>
          <w:sz w:val="28"/>
          <w:szCs w:val="28"/>
        </w:rPr>
      </w:pPr>
      <w:r w:rsidRPr="1BFA1907" w:rsidR="1BFA1907">
        <w:rPr>
          <w:rFonts w:ascii="Calibri" w:hAnsi="Calibri" w:cs="Calibri"/>
          <w:sz w:val="28"/>
          <w:szCs w:val="28"/>
        </w:rPr>
        <w:t>3.5 Single Motor Failure</w:t>
      </w:r>
      <w:r>
        <w:tab/>
      </w:r>
      <w:r w:rsidRPr="1BFA1907" w:rsidR="1BFA1907">
        <w:rPr>
          <w:rFonts w:ascii="Calibri" w:hAnsi="Calibri" w:cs="Calibri"/>
          <w:sz w:val="28"/>
          <w:szCs w:val="28"/>
        </w:rPr>
        <w:t>15</w:t>
      </w:r>
    </w:p>
    <w:p w:rsidRPr="00E82FD6" w:rsidR="0017059D" w:rsidP="34EE88B8" w:rsidRDefault="0017059D" w14:paraId="6ACF2C49" w14:textId="7DFB7D09">
      <w:pPr>
        <w:tabs>
          <w:tab w:val="left" w:leader="middleDot" w:pos="8460"/>
        </w:tabs>
        <w:spacing w:line="240" w:lineRule="auto"/>
        <w:ind w:right="0"/>
        <w:rPr>
          <w:rFonts w:ascii="Calibri" w:hAnsi="Calibri" w:cs="Calibri"/>
          <w:sz w:val="28"/>
          <w:szCs w:val="28"/>
        </w:rPr>
      </w:pPr>
      <w:r w:rsidRPr="1BFA1907" w:rsidR="1BFA1907">
        <w:rPr>
          <w:rFonts w:ascii="Calibri" w:hAnsi="Calibri" w:cs="Calibri"/>
          <w:sz w:val="28"/>
          <w:szCs w:val="28"/>
        </w:rPr>
        <w:t>3.6 Multiple Motor Failure</w:t>
      </w:r>
      <w:r>
        <w:tab/>
      </w:r>
      <w:r w:rsidRPr="1BFA1907" w:rsidR="1BFA1907">
        <w:rPr>
          <w:rFonts w:ascii="Calibri" w:hAnsi="Calibri" w:cs="Calibri"/>
          <w:sz w:val="28"/>
          <w:szCs w:val="28"/>
        </w:rPr>
        <w:t>16</w:t>
      </w:r>
    </w:p>
    <w:p w:rsidRPr="00E82FD6" w:rsidR="0017059D" w:rsidP="34EE88B8" w:rsidRDefault="0017059D" w14:paraId="234D1637" w14:textId="61734888">
      <w:pPr>
        <w:tabs>
          <w:tab w:val="left" w:leader="middleDot" w:pos="8460"/>
        </w:tabs>
        <w:spacing w:line="240" w:lineRule="auto"/>
        <w:ind w:right="0"/>
        <w:rPr>
          <w:rFonts w:ascii="Calibri" w:hAnsi="Calibri" w:cs="Calibri"/>
          <w:sz w:val="28"/>
          <w:szCs w:val="28"/>
        </w:rPr>
      </w:pPr>
      <w:r w:rsidRPr="1BFA1907" w:rsidR="1BFA1907">
        <w:rPr>
          <w:rFonts w:ascii="Calibri" w:hAnsi="Calibri" w:cs="Calibri"/>
          <w:sz w:val="28"/>
          <w:szCs w:val="28"/>
        </w:rPr>
        <w:t>3.7 Flight Control System Failure</w:t>
      </w:r>
      <w:r>
        <w:tab/>
      </w:r>
      <w:r w:rsidRPr="1BFA1907" w:rsidR="1BFA1907">
        <w:rPr>
          <w:rFonts w:ascii="Calibri" w:hAnsi="Calibri" w:cs="Calibri"/>
          <w:sz w:val="28"/>
          <w:szCs w:val="28"/>
        </w:rPr>
        <w:t>16</w:t>
      </w:r>
    </w:p>
    <w:p w:rsidRPr="00E82FD6" w:rsidR="0017059D" w:rsidP="34EE88B8" w:rsidRDefault="0017059D" w14:paraId="1D20D52E" w14:textId="6329D8D5">
      <w:pPr>
        <w:tabs>
          <w:tab w:val="left" w:leader="middleDot" w:pos="8460"/>
        </w:tabs>
        <w:spacing w:line="240" w:lineRule="auto"/>
        <w:ind w:right="0"/>
        <w:rPr>
          <w:rFonts w:ascii="Calibri" w:hAnsi="Calibri" w:cs="Calibri"/>
          <w:sz w:val="28"/>
          <w:szCs w:val="28"/>
        </w:rPr>
      </w:pPr>
      <w:r w:rsidRPr="1BFA1907" w:rsidR="1BFA1907">
        <w:rPr>
          <w:rFonts w:ascii="Calibri" w:hAnsi="Calibri" w:cs="Calibri"/>
          <w:sz w:val="28"/>
          <w:szCs w:val="28"/>
        </w:rPr>
        <w:t xml:space="preserve">3.8 Control Stick Failure </w:t>
      </w:r>
      <w:r>
        <w:tab/>
      </w:r>
      <w:r w:rsidRPr="1BFA1907" w:rsidR="1BFA1907">
        <w:rPr>
          <w:rFonts w:ascii="Calibri" w:hAnsi="Calibri" w:cs="Calibri"/>
          <w:sz w:val="28"/>
          <w:szCs w:val="28"/>
        </w:rPr>
        <w:t>17</w:t>
      </w:r>
    </w:p>
    <w:p w:rsidRPr="00E82FD6" w:rsidR="0017059D" w:rsidP="34EE88B8" w:rsidRDefault="0017059D" w14:paraId="6384F8AE" w14:textId="7D829A2D">
      <w:pPr>
        <w:tabs>
          <w:tab w:val="left" w:leader="middleDot" w:pos="8460"/>
        </w:tabs>
        <w:spacing w:line="240" w:lineRule="auto"/>
        <w:ind w:right="0"/>
        <w:rPr>
          <w:rFonts w:ascii="Calibri" w:hAnsi="Calibri" w:cs="Calibri"/>
          <w:sz w:val="28"/>
          <w:szCs w:val="28"/>
        </w:rPr>
      </w:pPr>
      <w:r w:rsidRPr="1BFA1907" w:rsidR="1BFA1907">
        <w:rPr>
          <w:rFonts w:ascii="Calibri" w:hAnsi="Calibri" w:cs="Calibri"/>
          <w:sz w:val="28"/>
          <w:szCs w:val="28"/>
        </w:rPr>
        <w:t xml:space="preserve">3.9 GPS Signal Loss </w:t>
      </w:r>
      <w:r>
        <w:tab/>
      </w:r>
      <w:r w:rsidRPr="1BFA1907" w:rsidR="1BFA1907">
        <w:rPr>
          <w:rFonts w:ascii="Calibri" w:hAnsi="Calibri" w:cs="Calibri"/>
          <w:sz w:val="28"/>
          <w:szCs w:val="28"/>
        </w:rPr>
        <w:t>17</w:t>
      </w:r>
    </w:p>
    <w:p w:rsidRPr="00E82FD6" w:rsidR="0017059D" w:rsidP="34EE88B8" w:rsidRDefault="0017059D" w14:paraId="1AF5BAD0" w14:textId="0558310F">
      <w:pPr>
        <w:tabs>
          <w:tab w:val="left" w:leader="middleDot" w:pos="8460"/>
        </w:tabs>
        <w:spacing w:line="240" w:lineRule="auto"/>
        <w:ind w:right="0"/>
        <w:rPr>
          <w:rFonts w:ascii="Calibri" w:hAnsi="Calibri" w:cs="Calibri"/>
          <w:sz w:val="28"/>
          <w:szCs w:val="28"/>
        </w:rPr>
      </w:pPr>
      <w:r w:rsidRPr="1BFA1907" w:rsidR="1BFA1907">
        <w:rPr>
          <w:rFonts w:ascii="Calibri" w:hAnsi="Calibri" w:cs="Calibri"/>
          <w:sz w:val="28"/>
          <w:szCs w:val="28"/>
        </w:rPr>
        <w:t xml:space="preserve">3.10 Battery Overtemperature </w:t>
      </w:r>
      <w:r>
        <w:tab/>
      </w:r>
      <w:r w:rsidRPr="1BFA1907" w:rsidR="1BFA1907">
        <w:rPr>
          <w:rFonts w:ascii="Calibri" w:hAnsi="Calibri" w:cs="Calibri"/>
          <w:sz w:val="28"/>
          <w:szCs w:val="28"/>
        </w:rPr>
        <w:t>18</w:t>
      </w:r>
    </w:p>
    <w:p w:rsidRPr="00E82FD6" w:rsidR="0017059D" w:rsidP="34EE88B8" w:rsidRDefault="0017059D" w14:paraId="5A3C4894" w14:textId="0562980F">
      <w:pPr>
        <w:tabs>
          <w:tab w:val="left" w:leader="middleDot" w:pos="8460"/>
        </w:tabs>
        <w:spacing w:line="240" w:lineRule="auto"/>
        <w:ind w:right="0"/>
        <w:rPr>
          <w:rFonts w:ascii="Calibri" w:hAnsi="Calibri" w:cs="Calibri"/>
          <w:sz w:val="28"/>
          <w:szCs w:val="28"/>
        </w:rPr>
      </w:pPr>
      <w:r w:rsidRPr="1BFA1907" w:rsidR="1BFA1907">
        <w:rPr>
          <w:rFonts w:ascii="Calibri" w:hAnsi="Calibri" w:cs="Calibri"/>
          <w:sz w:val="28"/>
          <w:szCs w:val="28"/>
        </w:rPr>
        <w:t>3.11 Battery Thermal Runaway</w:t>
      </w:r>
      <w:r>
        <w:tab/>
      </w:r>
      <w:r w:rsidRPr="1BFA1907" w:rsidR="1BFA1907">
        <w:rPr>
          <w:rFonts w:ascii="Calibri" w:hAnsi="Calibri" w:cs="Calibri"/>
          <w:sz w:val="28"/>
          <w:szCs w:val="28"/>
        </w:rPr>
        <w:t>18</w:t>
      </w:r>
    </w:p>
    <w:p w:rsidRPr="00E82FD6" w:rsidR="0017059D" w:rsidP="34EE88B8" w:rsidRDefault="0017059D" w14:paraId="3C0DE2DC" w14:textId="0BBA463C">
      <w:pPr>
        <w:tabs>
          <w:tab w:val="left" w:leader="middleDot" w:pos="8460"/>
        </w:tabs>
        <w:spacing w:line="240" w:lineRule="auto"/>
        <w:ind w:right="0"/>
        <w:rPr>
          <w:rFonts w:ascii="Calibri" w:hAnsi="Calibri" w:cs="Calibri"/>
          <w:sz w:val="28"/>
          <w:szCs w:val="28"/>
        </w:rPr>
      </w:pPr>
      <w:r w:rsidRPr="1BFA1907" w:rsidR="1BFA1907">
        <w:rPr>
          <w:rFonts w:ascii="Calibri" w:hAnsi="Calibri" w:cs="Calibri"/>
          <w:sz w:val="28"/>
          <w:szCs w:val="28"/>
        </w:rPr>
        <w:t>3.12 Automatic Flight Function Failure</w:t>
      </w:r>
      <w:r>
        <w:tab/>
      </w:r>
      <w:r w:rsidRPr="1BFA1907" w:rsidR="1BFA1907">
        <w:rPr>
          <w:rFonts w:ascii="Calibri" w:hAnsi="Calibri" w:cs="Calibri"/>
          <w:sz w:val="28"/>
          <w:szCs w:val="28"/>
        </w:rPr>
        <w:t xml:space="preserve">18 </w:t>
      </w:r>
    </w:p>
    <w:p w:rsidRPr="00E82FD6" w:rsidR="0017059D" w:rsidP="1BFA1907" w:rsidRDefault="0017059D" w14:paraId="4DCBDB8B" w14:textId="48F50ECC">
      <w:pPr>
        <w:pStyle w:val="Normal"/>
        <w:tabs>
          <w:tab w:val="left" w:leader="middleDot" w:pos="8460"/>
        </w:tabs>
        <w:spacing w:line="240" w:lineRule="auto"/>
        <w:ind w:right="0"/>
        <w:rPr>
          <w:rFonts w:ascii="Calibri" w:hAnsi="Calibri" w:cs="Calibri"/>
          <w:sz w:val="28"/>
          <w:szCs w:val="28"/>
        </w:rPr>
      </w:pPr>
      <w:r w:rsidRPr="1BFA1907" w:rsidR="1BFA1907">
        <w:rPr>
          <w:rFonts w:ascii="Calibri" w:hAnsi="Calibri" w:cs="Calibri"/>
          <w:sz w:val="28"/>
          <w:szCs w:val="28"/>
        </w:rPr>
        <w:t xml:space="preserve">3.13 Ballistic Recovery System Deployment </w:t>
      </w:r>
      <w:r>
        <w:tab/>
      </w:r>
      <w:r w:rsidRPr="1BFA1907" w:rsidR="1BFA1907">
        <w:rPr>
          <w:rFonts w:ascii="Calibri" w:hAnsi="Calibri" w:cs="Calibri"/>
          <w:sz w:val="28"/>
          <w:szCs w:val="28"/>
        </w:rPr>
        <w:t>19</w:t>
      </w:r>
    </w:p>
    <w:p w:rsidRPr="00E82FD6" w:rsidR="0017059D" w:rsidP="34EE88B8" w:rsidRDefault="0017059D" w14:paraId="7321044E" w14:textId="247BC90B">
      <w:pPr>
        <w:tabs>
          <w:tab w:val="left" w:leader="middleDot" w:pos="8460"/>
        </w:tabs>
        <w:spacing w:line="240" w:lineRule="auto"/>
        <w:ind w:right="0"/>
        <w:rPr>
          <w:rFonts w:ascii="Calibri" w:hAnsi="Calibri" w:cs="Calibri"/>
          <w:sz w:val="28"/>
          <w:szCs w:val="28"/>
        </w:rPr>
      </w:pPr>
      <w:r w:rsidRPr="1BFA1907" w:rsidR="1BFA1907">
        <w:rPr>
          <w:rFonts w:ascii="Calibri" w:hAnsi="Calibri" w:cs="Calibri"/>
          <w:sz w:val="28"/>
          <w:szCs w:val="28"/>
        </w:rPr>
        <w:t xml:space="preserve">3.14 Ditching Procedure </w:t>
      </w:r>
      <w:r>
        <w:tab/>
      </w:r>
      <w:r w:rsidRPr="1BFA1907" w:rsidR="1BFA1907">
        <w:rPr>
          <w:rFonts w:ascii="Calibri" w:hAnsi="Calibri" w:cs="Calibri"/>
          <w:sz w:val="28"/>
          <w:szCs w:val="28"/>
        </w:rPr>
        <w:t>20</w:t>
      </w:r>
    </w:p>
    <w:p w:rsidRPr="00E82FD6" w:rsidR="0017059D" w:rsidP="34EE88B8" w:rsidRDefault="0017059D" w14:paraId="5C7BA680" w14:textId="50E385C7">
      <w:pPr>
        <w:tabs>
          <w:tab w:val="left" w:leader="middleDot" w:pos="8460"/>
        </w:tabs>
        <w:spacing w:line="240" w:lineRule="auto"/>
        <w:ind w:right="0"/>
        <w:rPr>
          <w:rFonts w:ascii="Calibri" w:hAnsi="Calibri" w:cs="Calibri"/>
          <w:sz w:val="28"/>
          <w:szCs w:val="28"/>
        </w:rPr>
      </w:pPr>
      <w:r w:rsidRPr="1BFA1907" w:rsidR="1BFA1907">
        <w:rPr>
          <w:rFonts w:ascii="Calibri" w:hAnsi="Calibri" w:cs="Calibri"/>
          <w:sz w:val="28"/>
          <w:szCs w:val="28"/>
        </w:rPr>
        <w:t>3.15 Pilot Incapacitation</w:t>
      </w:r>
      <w:r>
        <w:tab/>
      </w:r>
      <w:r w:rsidRPr="1BFA1907" w:rsidR="1BFA1907">
        <w:rPr>
          <w:rFonts w:ascii="Calibri" w:hAnsi="Calibri" w:cs="Calibri"/>
          <w:sz w:val="28"/>
          <w:szCs w:val="28"/>
        </w:rPr>
        <w:t>20</w:t>
      </w:r>
    </w:p>
    <w:p w:rsidRPr="00E82FD6" w:rsidR="0017059D" w:rsidP="34EE88B8" w:rsidRDefault="0017059D" w14:paraId="0EAF6ED8" w14:textId="281B75FC">
      <w:pPr>
        <w:tabs>
          <w:tab w:val="left" w:leader="middleDot" w:pos="8460"/>
        </w:tabs>
        <w:spacing w:line="240" w:lineRule="auto"/>
        <w:ind w:right="0"/>
        <w:rPr>
          <w:rFonts w:ascii="Calibri" w:hAnsi="Calibri" w:cs="Calibri"/>
          <w:sz w:val="28"/>
          <w:szCs w:val="28"/>
        </w:rPr>
      </w:pPr>
      <w:r w:rsidRPr="1BFA1907" w:rsidR="1BFA1907">
        <w:rPr>
          <w:rFonts w:ascii="Calibri" w:hAnsi="Calibri" w:cs="Calibri"/>
          <w:sz w:val="28"/>
          <w:szCs w:val="28"/>
        </w:rPr>
        <w:t xml:space="preserve">3.16 Post Hard Landing Inspection </w:t>
      </w:r>
      <w:r>
        <w:tab/>
      </w:r>
      <w:r w:rsidRPr="1BFA1907" w:rsidR="1BFA1907">
        <w:rPr>
          <w:rFonts w:ascii="Calibri" w:hAnsi="Calibri" w:cs="Calibri"/>
          <w:sz w:val="28"/>
          <w:szCs w:val="28"/>
        </w:rPr>
        <w:t>21</w:t>
      </w:r>
    </w:p>
    <w:p w:rsidRPr="00E82FD6" w:rsidR="00CB30A3" w:rsidP="34EE88B8" w:rsidRDefault="00CB30A3" w14:paraId="7B5B3D42" w14:textId="77777777">
      <w:pPr>
        <w:tabs>
          <w:tab w:val="left" w:leader="middleDot" w:pos="8460"/>
        </w:tabs>
        <w:spacing w:line="240" w:lineRule="auto"/>
        <w:ind w:right="0"/>
        <w:rPr>
          <w:rFonts w:ascii="Calibri" w:hAnsi="Calibri" w:cs="Calibri"/>
          <w:sz w:val="28"/>
          <w:szCs w:val="28"/>
        </w:rPr>
      </w:pPr>
    </w:p>
    <w:p w:rsidRPr="00E82FD6" w:rsidR="0017059D" w:rsidP="34EE88B8" w:rsidRDefault="0017059D" w14:paraId="7B3C0EFC" w14:textId="7A30AF68">
      <w:pPr>
        <w:tabs>
          <w:tab w:val="left" w:leader="middleDot" w:pos="8460"/>
        </w:tabs>
        <w:spacing w:line="240" w:lineRule="auto"/>
        <w:ind w:right="0"/>
        <w:rPr>
          <w:rFonts w:ascii="Calibri" w:hAnsi="Calibri" w:cs="Calibri"/>
          <w:b w:val="1"/>
          <w:bCs w:val="1"/>
          <w:sz w:val="28"/>
          <w:szCs w:val="28"/>
        </w:rPr>
      </w:pPr>
      <w:r w:rsidRPr="34EE88B8" w:rsidR="34EE88B8">
        <w:rPr>
          <w:rFonts w:ascii="Calibri" w:hAnsi="Calibri" w:cs="Calibri"/>
          <w:b w:val="1"/>
          <w:bCs w:val="1"/>
          <w:sz w:val="28"/>
          <w:szCs w:val="28"/>
        </w:rPr>
        <w:t xml:space="preserve">CHAPTER 4 </w:t>
      </w:r>
    </w:p>
    <w:p w:rsidRPr="00E82FD6" w:rsidR="0017059D" w:rsidP="34EE88B8" w:rsidRDefault="0017059D" w14:paraId="3F09E663" w14:textId="741F3F16">
      <w:pPr>
        <w:tabs>
          <w:tab w:val="left" w:leader="middleDot" w:pos="8460"/>
        </w:tabs>
        <w:spacing w:line="240" w:lineRule="auto"/>
        <w:ind w:right="0"/>
        <w:rPr>
          <w:rFonts w:ascii="Calibri" w:hAnsi="Calibri" w:cs="Calibri"/>
          <w:sz w:val="28"/>
          <w:szCs w:val="28"/>
        </w:rPr>
      </w:pPr>
      <w:r w:rsidRPr="34EE88B8" w:rsidR="34EE88B8">
        <w:rPr>
          <w:rFonts w:ascii="Calibri" w:hAnsi="Calibri" w:cs="Calibri"/>
          <w:b w:val="1"/>
          <w:bCs w:val="1"/>
          <w:sz w:val="28"/>
          <w:szCs w:val="28"/>
        </w:rPr>
        <w:t>NORMAL PROCEDURES</w:t>
      </w:r>
    </w:p>
    <w:p w:rsidRPr="00E82FD6" w:rsidR="0017059D" w:rsidP="34EE88B8" w:rsidRDefault="0017059D" w14:paraId="77CD993F" w14:textId="2212A62A">
      <w:pPr>
        <w:tabs>
          <w:tab w:val="left" w:leader="middleDot" w:pos="8460"/>
        </w:tabs>
        <w:spacing w:line="240" w:lineRule="auto"/>
        <w:ind w:right="0"/>
        <w:rPr>
          <w:rFonts w:ascii="Calibri" w:hAnsi="Calibri" w:cs="Calibri"/>
          <w:sz w:val="28"/>
          <w:szCs w:val="28"/>
        </w:rPr>
      </w:pPr>
      <w:r w:rsidRPr="504A0868" w:rsidR="504A0868">
        <w:rPr>
          <w:rFonts w:ascii="Calibri" w:hAnsi="Calibri" w:cs="Calibri"/>
          <w:sz w:val="28"/>
          <w:szCs w:val="28"/>
        </w:rPr>
        <w:t>4.1 General</w:t>
      </w:r>
      <w:r>
        <w:tab/>
      </w:r>
      <w:r w:rsidRPr="504A0868" w:rsidR="504A0868">
        <w:rPr>
          <w:rFonts w:ascii="Calibri" w:hAnsi="Calibri" w:cs="Calibri"/>
          <w:sz w:val="28"/>
          <w:szCs w:val="28"/>
        </w:rPr>
        <w:t xml:space="preserve">22 </w:t>
      </w:r>
    </w:p>
    <w:p w:rsidR="504A0868" w:rsidP="504A0868" w:rsidRDefault="504A0868" w14:paraId="63A53B9D" w14:textId="29AA8BB5">
      <w:pPr>
        <w:tabs>
          <w:tab w:val="left" w:leader="middleDot" w:pos="8460"/>
        </w:tabs>
        <w:spacing w:line="240" w:lineRule="auto"/>
        <w:ind w:right="0"/>
        <w:rPr>
          <w:rFonts w:ascii="Calibri" w:hAnsi="Calibri" w:cs="Calibri"/>
          <w:sz w:val="28"/>
          <w:szCs w:val="28"/>
        </w:rPr>
      </w:pPr>
      <w:r w:rsidRPr="504A0868" w:rsidR="504A0868">
        <w:rPr>
          <w:rFonts w:ascii="Calibri" w:hAnsi="Calibri" w:cs="Calibri"/>
          <w:sz w:val="28"/>
          <w:szCs w:val="28"/>
        </w:rPr>
        <w:t xml:space="preserve">4.2 Preflight Preparation </w:t>
      </w:r>
      <w:r>
        <w:tab/>
      </w:r>
      <w:r w:rsidRPr="504A0868" w:rsidR="504A0868">
        <w:rPr>
          <w:rFonts w:ascii="Calibri" w:hAnsi="Calibri" w:cs="Calibri"/>
          <w:sz w:val="28"/>
          <w:szCs w:val="28"/>
        </w:rPr>
        <w:t>22</w:t>
      </w:r>
    </w:p>
    <w:p w:rsidRPr="00E82FD6" w:rsidR="0017059D" w:rsidP="34EE88B8" w:rsidRDefault="0017059D" w14:paraId="4707646B" w14:textId="60A30974">
      <w:pPr>
        <w:tabs>
          <w:tab w:val="left" w:leader="middleDot" w:pos="8460"/>
        </w:tabs>
        <w:spacing w:line="240" w:lineRule="auto"/>
        <w:ind w:right="0"/>
        <w:rPr>
          <w:rFonts w:ascii="Calibri" w:hAnsi="Calibri" w:cs="Calibri"/>
          <w:sz w:val="28"/>
          <w:szCs w:val="28"/>
        </w:rPr>
      </w:pPr>
      <w:r w:rsidRPr="504A0868" w:rsidR="504A0868">
        <w:rPr>
          <w:rFonts w:ascii="Calibri" w:hAnsi="Calibri" w:cs="Calibri"/>
          <w:sz w:val="28"/>
          <w:szCs w:val="28"/>
        </w:rPr>
        <w:t xml:space="preserve">4.3 Preflight Inspection </w:t>
      </w:r>
      <w:r>
        <w:tab/>
      </w:r>
      <w:r w:rsidRPr="504A0868" w:rsidR="504A0868">
        <w:rPr>
          <w:rFonts w:ascii="Calibri" w:hAnsi="Calibri" w:cs="Calibri"/>
          <w:sz w:val="28"/>
          <w:szCs w:val="28"/>
        </w:rPr>
        <w:t>22</w:t>
      </w:r>
    </w:p>
    <w:p w:rsidRPr="00E82FD6" w:rsidR="008F61DE" w:rsidP="34EE88B8" w:rsidRDefault="008F61DE" w14:paraId="49FD57C7" w14:textId="05A509C5">
      <w:pPr>
        <w:tabs>
          <w:tab w:val="left" w:leader="middleDot" w:pos="8460"/>
        </w:tabs>
        <w:spacing w:line="240" w:lineRule="auto"/>
        <w:ind w:left="720" w:right="0"/>
        <w:rPr>
          <w:rFonts w:ascii="Calibri" w:hAnsi="Calibri" w:cs="Calibri"/>
          <w:sz w:val="28"/>
          <w:szCs w:val="28"/>
        </w:rPr>
      </w:pPr>
      <w:r w:rsidRPr="504A0868" w:rsidR="504A0868">
        <w:rPr>
          <w:rFonts w:ascii="Calibri" w:hAnsi="Calibri" w:cs="Calibri"/>
          <w:sz w:val="28"/>
          <w:szCs w:val="28"/>
        </w:rPr>
        <w:t>4.3.1 Aircraft Structural Checks</w:t>
      </w:r>
      <w:r>
        <w:tab/>
      </w:r>
      <w:r w:rsidRPr="504A0868" w:rsidR="504A0868">
        <w:rPr>
          <w:rFonts w:ascii="Calibri" w:hAnsi="Calibri" w:cs="Calibri"/>
          <w:sz w:val="28"/>
          <w:szCs w:val="28"/>
        </w:rPr>
        <w:t>22</w:t>
      </w:r>
    </w:p>
    <w:p w:rsidRPr="00E82FD6" w:rsidR="008F61DE" w:rsidP="34EE88B8" w:rsidRDefault="008F61DE" w14:paraId="1E0CFE8C" w14:textId="188B3338">
      <w:pPr>
        <w:tabs>
          <w:tab w:val="left" w:leader="middleDot" w:pos="8460"/>
        </w:tabs>
        <w:spacing w:line="240" w:lineRule="auto"/>
        <w:ind w:left="720" w:right="0"/>
        <w:rPr>
          <w:rFonts w:ascii="Calibri" w:hAnsi="Calibri" w:cs="Calibri"/>
          <w:sz w:val="28"/>
          <w:szCs w:val="28"/>
        </w:rPr>
      </w:pPr>
      <w:r w:rsidRPr="504A0868" w:rsidR="504A0868">
        <w:rPr>
          <w:rFonts w:ascii="Calibri" w:hAnsi="Calibri" w:cs="Calibri"/>
          <w:sz w:val="28"/>
          <w:szCs w:val="28"/>
        </w:rPr>
        <w:t xml:space="preserve">4.3.2 Propellers </w:t>
      </w:r>
      <w:r>
        <w:tab/>
      </w:r>
      <w:r w:rsidRPr="504A0868" w:rsidR="504A0868">
        <w:rPr>
          <w:rFonts w:ascii="Calibri" w:hAnsi="Calibri" w:cs="Calibri"/>
          <w:sz w:val="28"/>
          <w:szCs w:val="28"/>
        </w:rPr>
        <w:t>23</w:t>
      </w:r>
    </w:p>
    <w:p w:rsidRPr="00E82FD6" w:rsidR="008F61DE" w:rsidP="34EE88B8" w:rsidRDefault="008F61DE" w14:paraId="08801008" w14:textId="58A08BC4">
      <w:pPr>
        <w:tabs>
          <w:tab w:val="left" w:leader="middleDot" w:pos="8460"/>
        </w:tabs>
        <w:spacing w:line="240" w:lineRule="auto"/>
        <w:ind w:left="720" w:right="0"/>
        <w:rPr>
          <w:rFonts w:ascii="Calibri" w:hAnsi="Calibri" w:cs="Calibri"/>
          <w:sz w:val="28"/>
          <w:szCs w:val="28"/>
        </w:rPr>
      </w:pPr>
      <w:r w:rsidRPr="504A0868" w:rsidR="504A0868">
        <w:rPr>
          <w:rFonts w:ascii="Calibri" w:hAnsi="Calibri" w:cs="Calibri"/>
          <w:sz w:val="28"/>
          <w:szCs w:val="28"/>
        </w:rPr>
        <w:t>4.3.3 Motors</w:t>
      </w:r>
      <w:r>
        <w:tab/>
      </w:r>
      <w:r w:rsidRPr="504A0868" w:rsidR="504A0868">
        <w:rPr>
          <w:rFonts w:ascii="Calibri" w:hAnsi="Calibri" w:cs="Calibri"/>
          <w:sz w:val="28"/>
          <w:szCs w:val="28"/>
        </w:rPr>
        <w:t>23</w:t>
      </w:r>
    </w:p>
    <w:p w:rsidRPr="00E82FD6" w:rsidR="0017059D" w:rsidP="34EE88B8" w:rsidRDefault="008F61DE" w14:paraId="15800286" w14:textId="0C710946">
      <w:pPr>
        <w:tabs>
          <w:tab w:val="left" w:leader="middleDot" w:pos="8460"/>
        </w:tabs>
        <w:spacing w:line="240" w:lineRule="auto"/>
        <w:ind w:left="720" w:right="0"/>
        <w:rPr>
          <w:rFonts w:ascii="Calibri" w:hAnsi="Calibri" w:cs="Calibri"/>
          <w:sz w:val="28"/>
          <w:szCs w:val="28"/>
        </w:rPr>
      </w:pPr>
      <w:r w:rsidRPr="504A0868" w:rsidR="504A0868">
        <w:rPr>
          <w:rFonts w:ascii="Calibri" w:hAnsi="Calibri" w:cs="Calibri"/>
          <w:sz w:val="28"/>
          <w:szCs w:val="28"/>
        </w:rPr>
        <w:t>4.3.4 Battery System</w:t>
      </w:r>
      <w:r>
        <w:tab/>
      </w:r>
      <w:r w:rsidRPr="504A0868" w:rsidR="504A0868">
        <w:rPr>
          <w:rFonts w:ascii="Calibri" w:hAnsi="Calibri" w:cs="Calibri"/>
          <w:sz w:val="28"/>
          <w:szCs w:val="28"/>
        </w:rPr>
        <w:t>23</w:t>
      </w:r>
    </w:p>
    <w:p w:rsidR="504A0868" w:rsidP="504A0868" w:rsidRDefault="504A0868" w14:paraId="204CE40E" w14:textId="1C355256">
      <w:pPr>
        <w:tabs>
          <w:tab w:val="left" w:leader="middleDot" w:pos="8460"/>
        </w:tabs>
        <w:spacing w:line="240" w:lineRule="auto"/>
        <w:ind w:left="720" w:right="0"/>
        <w:rPr>
          <w:rFonts w:ascii="Calibri" w:hAnsi="Calibri" w:cs="Calibri"/>
          <w:sz w:val="28"/>
          <w:szCs w:val="28"/>
        </w:rPr>
      </w:pPr>
      <w:r w:rsidRPr="504A0868" w:rsidR="504A0868">
        <w:rPr>
          <w:rFonts w:ascii="Calibri" w:hAnsi="Calibri" w:cs="Calibri"/>
          <w:sz w:val="28"/>
          <w:szCs w:val="28"/>
        </w:rPr>
        <w:t xml:space="preserve">4.3.5 Ballistic Recovery System </w:t>
      </w:r>
      <w:r>
        <w:tab/>
      </w:r>
      <w:r w:rsidRPr="504A0868" w:rsidR="504A0868">
        <w:rPr>
          <w:rFonts w:ascii="Calibri" w:hAnsi="Calibri" w:cs="Calibri"/>
          <w:sz w:val="28"/>
          <w:szCs w:val="28"/>
        </w:rPr>
        <w:t>23</w:t>
      </w:r>
    </w:p>
    <w:p w:rsidRPr="00E82FD6" w:rsidR="0017059D" w:rsidP="34EE88B8" w:rsidRDefault="0017059D" w14:paraId="230042D7" w14:textId="4C5F5A62">
      <w:pPr>
        <w:tabs>
          <w:tab w:val="left" w:leader="middleDot" w:pos="8460"/>
        </w:tabs>
        <w:spacing w:line="240" w:lineRule="auto"/>
        <w:ind w:right="0"/>
        <w:rPr>
          <w:rFonts w:ascii="Calibri" w:hAnsi="Calibri" w:cs="Calibri"/>
          <w:sz w:val="28"/>
          <w:szCs w:val="28"/>
        </w:rPr>
      </w:pPr>
      <w:r w:rsidRPr="504A0868" w:rsidR="504A0868">
        <w:rPr>
          <w:rFonts w:ascii="Calibri" w:hAnsi="Calibri" w:cs="Calibri"/>
          <w:sz w:val="28"/>
          <w:szCs w:val="28"/>
        </w:rPr>
        <w:t xml:space="preserve">4.4 Power-Up Procedure </w:t>
      </w:r>
      <w:r>
        <w:tab/>
      </w:r>
      <w:r w:rsidRPr="504A0868" w:rsidR="504A0868">
        <w:rPr>
          <w:rFonts w:ascii="Calibri" w:hAnsi="Calibri" w:cs="Calibri"/>
          <w:sz w:val="28"/>
          <w:szCs w:val="28"/>
        </w:rPr>
        <w:t>23</w:t>
      </w:r>
    </w:p>
    <w:p w:rsidRPr="00E82FD6" w:rsidR="0017059D" w:rsidP="34EE88B8" w:rsidRDefault="0017059D" w14:paraId="6BC734A2" w14:textId="6FC1D6D8">
      <w:pPr>
        <w:tabs>
          <w:tab w:val="left" w:leader="middleDot" w:pos="8460"/>
        </w:tabs>
        <w:spacing w:line="240" w:lineRule="auto"/>
        <w:ind w:left="720" w:right="0"/>
        <w:rPr>
          <w:rFonts w:ascii="Calibri" w:hAnsi="Calibri" w:cs="Calibri"/>
          <w:sz w:val="28"/>
          <w:szCs w:val="28"/>
        </w:rPr>
      </w:pPr>
      <w:r w:rsidRPr="504A0868" w:rsidR="504A0868">
        <w:rPr>
          <w:rFonts w:ascii="Calibri" w:hAnsi="Calibri" w:cs="Calibri"/>
          <w:sz w:val="28"/>
          <w:szCs w:val="28"/>
        </w:rPr>
        <w:t>4.4.1 High Voltage System Safety Check - General</w:t>
      </w:r>
      <w:r>
        <w:tab/>
      </w:r>
      <w:r w:rsidRPr="504A0868" w:rsidR="504A0868">
        <w:rPr>
          <w:rFonts w:ascii="Calibri" w:hAnsi="Calibri" w:cs="Calibri"/>
          <w:sz w:val="28"/>
          <w:szCs w:val="28"/>
        </w:rPr>
        <w:t>24</w:t>
      </w:r>
    </w:p>
    <w:p w:rsidRPr="00E82FD6" w:rsidR="0017059D" w:rsidP="34EE88B8" w:rsidRDefault="00B459AE" w14:paraId="5DAB0C22" w14:textId="56DAEF02">
      <w:pPr>
        <w:tabs>
          <w:tab w:val="left" w:leader="middleDot" w:pos="8460"/>
        </w:tabs>
        <w:spacing w:line="240" w:lineRule="auto"/>
        <w:ind w:left="720" w:right="0"/>
        <w:rPr>
          <w:rFonts w:ascii="Calibri" w:hAnsi="Calibri" w:cs="Calibri"/>
          <w:sz w:val="28"/>
          <w:szCs w:val="28"/>
        </w:rPr>
      </w:pPr>
      <w:r w:rsidRPr="504A0868" w:rsidR="504A0868">
        <w:rPr>
          <w:rFonts w:ascii="Calibri" w:hAnsi="Calibri" w:cs="Calibri"/>
          <w:sz w:val="28"/>
          <w:szCs w:val="28"/>
        </w:rPr>
        <w:t>4.4.2 Preflight Inspection Warning</w:t>
      </w:r>
      <w:r>
        <w:tab/>
      </w:r>
      <w:r w:rsidRPr="504A0868" w:rsidR="504A0868">
        <w:rPr>
          <w:rFonts w:ascii="Calibri" w:hAnsi="Calibri" w:cs="Calibri"/>
          <w:sz w:val="28"/>
          <w:szCs w:val="28"/>
        </w:rPr>
        <w:t>24</w:t>
      </w:r>
    </w:p>
    <w:p w:rsidRPr="00E82FD6" w:rsidR="0017059D" w:rsidP="34EE88B8" w:rsidRDefault="00B459AE" w14:paraId="648D5E5D" w14:textId="1E211944">
      <w:pPr>
        <w:tabs>
          <w:tab w:val="left" w:leader="middleDot" w:pos="8460"/>
        </w:tabs>
        <w:spacing w:line="240" w:lineRule="auto"/>
        <w:ind w:left="720" w:right="0"/>
        <w:rPr>
          <w:rFonts w:ascii="Calibri" w:hAnsi="Calibri" w:cs="Calibri"/>
          <w:sz w:val="28"/>
          <w:szCs w:val="28"/>
        </w:rPr>
      </w:pPr>
      <w:r w:rsidRPr="504A0868" w:rsidR="504A0868">
        <w:rPr>
          <w:rFonts w:ascii="Calibri" w:hAnsi="Calibri" w:cs="Calibri"/>
          <w:sz w:val="28"/>
          <w:szCs w:val="28"/>
        </w:rPr>
        <w:t>4.4.3 Power-Up Sequence</w:t>
      </w:r>
      <w:r>
        <w:tab/>
      </w:r>
      <w:r w:rsidRPr="504A0868" w:rsidR="504A0868">
        <w:rPr>
          <w:rFonts w:ascii="Calibri" w:hAnsi="Calibri" w:cs="Calibri"/>
          <w:sz w:val="28"/>
          <w:szCs w:val="28"/>
        </w:rPr>
        <w:t>24</w:t>
      </w:r>
    </w:p>
    <w:p w:rsidRPr="00E82FD6" w:rsidR="0017059D" w:rsidP="34EE88B8" w:rsidRDefault="00B459AE" w14:paraId="63E93E77" w14:textId="68DCC256">
      <w:pPr>
        <w:tabs>
          <w:tab w:val="left" w:leader="middleDot" w:pos="8460"/>
        </w:tabs>
        <w:spacing w:line="240" w:lineRule="auto"/>
        <w:ind w:left="720" w:right="0"/>
        <w:rPr>
          <w:rFonts w:ascii="Calibri" w:hAnsi="Calibri" w:cs="Calibri"/>
          <w:sz w:val="28"/>
          <w:szCs w:val="28"/>
        </w:rPr>
      </w:pPr>
      <w:r w:rsidRPr="504A0868" w:rsidR="504A0868">
        <w:rPr>
          <w:rFonts w:ascii="Calibri" w:hAnsi="Calibri" w:cs="Calibri"/>
          <w:sz w:val="28"/>
          <w:szCs w:val="28"/>
        </w:rPr>
        <w:t xml:space="preserve">4.4.4 Abnormal Conditions </w:t>
      </w:r>
      <w:r>
        <w:tab/>
      </w:r>
      <w:r w:rsidRPr="504A0868" w:rsidR="504A0868">
        <w:rPr>
          <w:rFonts w:ascii="Calibri" w:hAnsi="Calibri" w:cs="Calibri"/>
          <w:sz w:val="28"/>
          <w:szCs w:val="28"/>
        </w:rPr>
        <w:t>24</w:t>
      </w:r>
    </w:p>
    <w:p w:rsidRPr="00E82FD6" w:rsidR="0017059D" w:rsidP="34EE88B8" w:rsidRDefault="0017059D" w14:paraId="6ADA3C6A" w14:textId="76FAA637">
      <w:pPr>
        <w:tabs>
          <w:tab w:val="left" w:leader="middleDot" w:pos="8460"/>
        </w:tabs>
        <w:spacing w:line="240" w:lineRule="auto"/>
        <w:ind w:right="0"/>
        <w:rPr>
          <w:rFonts w:ascii="Calibri" w:hAnsi="Calibri" w:cs="Calibri"/>
          <w:sz w:val="28"/>
          <w:szCs w:val="28"/>
        </w:rPr>
      </w:pPr>
      <w:r w:rsidRPr="504A0868" w:rsidR="504A0868">
        <w:rPr>
          <w:rFonts w:ascii="Calibri" w:hAnsi="Calibri" w:cs="Calibri"/>
          <w:sz w:val="28"/>
          <w:szCs w:val="28"/>
        </w:rPr>
        <w:t xml:space="preserve">4.5 System Initialization </w:t>
      </w:r>
      <w:r>
        <w:tab/>
      </w:r>
      <w:r w:rsidRPr="504A0868" w:rsidR="504A0868">
        <w:rPr>
          <w:rFonts w:ascii="Calibri" w:hAnsi="Calibri" w:cs="Calibri"/>
          <w:sz w:val="28"/>
          <w:szCs w:val="28"/>
        </w:rPr>
        <w:t>25</w:t>
      </w:r>
    </w:p>
    <w:p w:rsidRPr="00E82FD6" w:rsidR="00B459AE" w:rsidP="34EE88B8" w:rsidRDefault="0017059D" w14:paraId="40E450BE" w14:textId="376720AD">
      <w:pPr>
        <w:tabs>
          <w:tab w:val="left" w:leader="middleDot" w:pos="8460"/>
        </w:tabs>
        <w:spacing w:line="240" w:lineRule="auto"/>
        <w:ind w:right="0"/>
        <w:rPr>
          <w:rFonts w:ascii="Calibri" w:hAnsi="Calibri" w:cs="Calibri"/>
          <w:sz w:val="28"/>
          <w:szCs w:val="28"/>
        </w:rPr>
      </w:pPr>
      <w:r w:rsidRPr="504A0868" w:rsidR="504A0868">
        <w:rPr>
          <w:rFonts w:ascii="Calibri" w:hAnsi="Calibri" w:cs="Calibri"/>
          <w:sz w:val="28"/>
          <w:szCs w:val="28"/>
        </w:rPr>
        <w:t>4.6 Propulsion System Check</w:t>
      </w:r>
      <w:r>
        <w:tab/>
      </w:r>
      <w:r w:rsidRPr="504A0868" w:rsidR="504A0868">
        <w:rPr>
          <w:rFonts w:ascii="Calibri" w:hAnsi="Calibri" w:cs="Calibri"/>
          <w:sz w:val="28"/>
          <w:szCs w:val="28"/>
        </w:rPr>
        <w:t>25</w:t>
      </w:r>
    </w:p>
    <w:p w:rsidRPr="00E82FD6" w:rsidR="0017059D" w:rsidP="34EE88B8" w:rsidRDefault="00B459AE" w14:paraId="0405A2D2" w14:textId="133E4A55">
      <w:pPr>
        <w:tabs>
          <w:tab w:val="left" w:leader="middleDot" w:pos="8460"/>
        </w:tabs>
        <w:spacing w:line="240" w:lineRule="auto"/>
        <w:ind w:left="720" w:right="0"/>
        <w:rPr>
          <w:rFonts w:ascii="Calibri" w:hAnsi="Calibri" w:cs="Calibri"/>
          <w:sz w:val="28"/>
          <w:szCs w:val="28"/>
        </w:rPr>
      </w:pPr>
      <w:r w:rsidRPr="504A0868" w:rsidR="504A0868">
        <w:rPr>
          <w:rFonts w:ascii="Calibri" w:hAnsi="Calibri" w:cs="Calibri"/>
          <w:sz w:val="28"/>
          <w:szCs w:val="28"/>
        </w:rPr>
        <w:t>4.6.1 Motor Response Check</w:t>
      </w:r>
      <w:r>
        <w:tab/>
      </w:r>
      <w:r w:rsidRPr="504A0868" w:rsidR="504A0868">
        <w:rPr>
          <w:rFonts w:ascii="Calibri" w:hAnsi="Calibri" w:cs="Calibri"/>
          <w:sz w:val="28"/>
          <w:szCs w:val="28"/>
        </w:rPr>
        <w:t xml:space="preserve">25 </w:t>
      </w:r>
    </w:p>
    <w:p w:rsidRPr="00E82FD6" w:rsidR="0017059D" w:rsidP="34EE88B8" w:rsidRDefault="0017059D" w14:paraId="35287E33" w14:textId="0822EE4E">
      <w:pPr>
        <w:tabs>
          <w:tab w:val="left" w:leader="middleDot" w:pos="8460"/>
        </w:tabs>
        <w:spacing w:line="240" w:lineRule="auto"/>
        <w:ind w:right="0"/>
        <w:rPr>
          <w:rFonts w:ascii="Calibri" w:hAnsi="Calibri" w:cs="Calibri"/>
          <w:sz w:val="28"/>
          <w:szCs w:val="28"/>
        </w:rPr>
      </w:pPr>
      <w:r w:rsidRPr="504A0868" w:rsidR="504A0868">
        <w:rPr>
          <w:rFonts w:ascii="Calibri" w:hAnsi="Calibri" w:cs="Calibri"/>
          <w:sz w:val="28"/>
          <w:szCs w:val="28"/>
        </w:rPr>
        <w:t xml:space="preserve">4.7 Boarding Procedure </w:t>
      </w:r>
      <w:r>
        <w:tab/>
      </w:r>
      <w:r w:rsidRPr="504A0868" w:rsidR="504A0868">
        <w:rPr>
          <w:rFonts w:ascii="Calibri" w:hAnsi="Calibri" w:cs="Calibri"/>
          <w:sz w:val="28"/>
          <w:szCs w:val="28"/>
        </w:rPr>
        <w:t>25</w:t>
      </w:r>
    </w:p>
    <w:p w:rsidRPr="00E82FD6" w:rsidR="0017059D" w:rsidP="34EE88B8" w:rsidRDefault="0017059D" w14:paraId="6D7E31B5" w14:textId="3EE45C47">
      <w:pPr>
        <w:tabs>
          <w:tab w:val="left" w:leader="middleDot" w:pos="8460"/>
        </w:tabs>
        <w:spacing w:line="240" w:lineRule="auto"/>
        <w:ind w:right="0"/>
        <w:rPr>
          <w:rFonts w:ascii="Calibri" w:hAnsi="Calibri" w:cs="Calibri"/>
          <w:sz w:val="28"/>
          <w:szCs w:val="28"/>
        </w:rPr>
      </w:pPr>
      <w:r w:rsidRPr="504A0868" w:rsidR="504A0868">
        <w:rPr>
          <w:rFonts w:ascii="Calibri" w:hAnsi="Calibri" w:cs="Calibri"/>
          <w:sz w:val="28"/>
          <w:szCs w:val="28"/>
        </w:rPr>
        <w:t>4.8 Shutdown Procedure</w:t>
      </w:r>
      <w:r>
        <w:tab/>
      </w:r>
      <w:r w:rsidRPr="504A0868" w:rsidR="504A0868">
        <w:rPr>
          <w:rFonts w:ascii="Calibri" w:hAnsi="Calibri" w:cs="Calibri"/>
          <w:sz w:val="28"/>
          <w:szCs w:val="28"/>
        </w:rPr>
        <w:t xml:space="preserve">26 </w:t>
      </w:r>
    </w:p>
    <w:p w:rsidRPr="00E82FD6" w:rsidR="00CB30A3" w:rsidP="34EE88B8" w:rsidRDefault="00CB30A3" w14:paraId="6AF218FE" w14:textId="77777777">
      <w:pPr>
        <w:tabs>
          <w:tab w:val="left" w:leader="middleDot" w:pos="8460"/>
        </w:tabs>
        <w:spacing w:line="240" w:lineRule="auto"/>
        <w:ind w:right="0"/>
        <w:rPr>
          <w:rFonts w:ascii="Calibri" w:hAnsi="Calibri" w:cs="Calibri"/>
          <w:sz w:val="28"/>
          <w:szCs w:val="28"/>
        </w:rPr>
      </w:pPr>
    </w:p>
    <w:p w:rsidRPr="00E82FD6" w:rsidR="0017059D" w:rsidP="34EE88B8" w:rsidRDefault="0017059D" w14:paraId="1D45DC06" w14:textId="41C4DC49">
      <w:pPr>
        <w:tabs>
          <w:tab w:val="left" w:leader="middleDot" w:pos="8460"/>
        </w:tabs>
        <w:spacing w:line="240" w:lineRule="auto"/>
        <w:ind w:right="0"/>
        <w:rPr>
          <w:rFonts w:ascii="Calibri" w:hAnsi="Calibri" w:cs="Calibri"/>
          <w:b w:val="1"/>
          <w:bCs w:val="1"/>
          <w:sz w:val="28"/>
          <w:szCs w:val="28"/>
        </w:rPr>
      </w:pPr>
      <w:r w:rsidRPr="34EE88B8" w:rsidR="34EE88B8">
        <w:rPr>
          <w:rFonts w:ascii="Calibri" w:hAnsi="Calibri" w:cs="Calibri"/>
          <w:b w:val="1"/>
          <w:bCs w:val="1"/>
          <w:sz w:val="28"/>
          <w:szCs w:val="28"/>
        </w:rPr>
        <w:t xml:space="preserve">CHAPTER 5 </w:t>
      </w:r>
    </w:p>
    <w:p w:rsidRPr="00E82FD6" w:rsidR="0017059D" w:rsidP="34EE88B8" w:rsidRDefault="0017059D" w14:paraId="5880E073" w14:textId="2ACFDB53">
      <w:pPr>
        <w:tabs>
          <w:tab w:val="left" w:leader="middleDot" w:pos="8460"/>
        </w:tabs>
        <w:spacing w:line="240" w:lineRule="auto"/>
        <w:ind w:right="0"/>
        <w:rPr>
          <w:rFonts w:ascii="Calibri" w:hAnsi="Calibri" w:cs="Calibri"/>
          <w:sz w:val="28"/>
          <w:szCs w:val="28"/>
        </w:rPr>
      </w:pPr>
      <w:r w:rsidRPr="34EE88B8" w:rsidR="34EE88B8">
        <w:rPr>
          <w:rFonts w:ascii="Calibri" w:hAnsi="Calibri" w:cs="Calibri"/>
          <w:b w:val="1"/>
          <w:bCs w:val="1"/>
          <w:sz w:val="28"/>
          <w:szCs w:val="28"/>
        </w:rPr>
        <w:t>AIRCRAFT PERFORMANCE</w:t>
      </w:r>
    </w:p>
    <w:p w:rsidRPr="00E82FD6" w:rsidR="0017059D" w:rsidP="34EE88B8" w:rsidRDefault="0017059D" w14:paraId="30FC0656" w14:textId="15ACA131">
      <w:pPr>
        <w:tabs>
          <w:tab w:val="left" w:leader="middleDot" w:pos="8460"/>
        </w:tabs>
        <w:spacing w:line="240" w:lineRule="auto"/>
        <w:ind w:right="0"/>
        <w:rPr>
          <w:rFonts w:ascii="Calibri" w:hAnsi="Calibri" w:cs="Calibri"/>
          <w:sz w:val="28"/>
          <w:szCs w:val="28"/>
        </w:rPr>
      </w:pPr>
      <w:r w:rsidRPr="504A0868" w:rsidR="504A0868">
        <w:rPr>
          <w:rFonts w:ascii="Calibri" w:hAnsi="Calibri" w:cs="Calibri"/>
          <w:sz w:val="28"/>
          <w:szCs w:val="28"/>
        </w:rPr>
        <w:t xml:space="preserve">5.1 General </w:t>
      </w:r>
      <w:r>
        <w:tab/>
      </w:r>
      <w:r w:rsidRPr="504A0868" w:rsidR="504A0868">
        <w:rPr>
          <w:rFonts w:ascii="Calibri" w:hAnsi="Calibri" w:cs="Calibri"/>
          <w:sz w:val="28"/>
          <w:szCs w:val="28"/>
        </w:rPr>
        <w:t>27</w:t>
      </w:r>
    </w:p>
    <w:p w:rsidRPr="00E82FD6" w:rsidR="0017059D" w:rsidP="34EE88B8" w:rsidRDefault="0017059D" w14:paraId="438A5009" w14:textId="23F342FE">
      <w:pPr>
        <w:tabs>
          <w:tab w:val="left" w:leader="middleDot" w:pos="8460"/>
        </w:tabs>
        <w:spacing w:line="240" w:lineRule="auto"/>
        <w:ind w:right="0"/>
        <w:rPr>
          <w:rFonts w:ascii="Calibri" w:hAnsi="Calibri" w:cs="Calibri"/>
          <w:sz w:val="28"/>
          <w:szCs w:val="28"/>
        </w:rPr>
      </w:pPr>
      <w:r w:rsidRPr="504A0868" w:rsidR="504A0868">
        <w:rPr>
          <w:rFonts w:ascii="Calibri" w:hAnsi="Calibri" w:cs="Calibri"/>
          <w:sz w:val="28"/>
          <w:szCs w:val="28"/>
        </w:rPr>
        <w:t xml:space="preserve">5.2 Basic Performance Data </w:t>
      </w:r>
      <w:r>
        <w:tab/>
      </w:r>
      <w:r w:rsidRPr="504A0868" w:rsidR="504A0868">
        <w:rPr>
          <w:rFonts w:ascii="Calibri" w:hAnsi="Calibri" w:cs="Calibri"/>
          <w:sz w:val="28"/>
          <w:szCs w:val="28"/>
        </w:rPr>
        <w:t>27</w:t>
      </w:r>
    </w:p>
    <w:p w:rsidRPr="00E82FD6" w:rsidR="0017059D" w:rsidP="34EE88B8" w:rsidRDefault="0017059D" w14:paraId="618DE2A8" w14:textId="71150CD6">
      <w:pPr>
        <w:tabs>
          <w:tab w:val="left" w:leader="middleDot" w:pos="8460"/>
        </w:tabs>
        <w:spacing w:line="240" w:lineRule="auto"/>
        <w:ind w:right="0"/>
        <w:rPr>
          <w:rFonts w:ascii="Calibri" w:hAnsi="Calibri" w:cs="Calibri"/>
          <w:sz w:val="28"/>
          <w:szCs w:val="28"/>
        </w:rPr>
      </w:pPr>
      <w:r w:rsidRPr="504A0868" w:rsidR="504A0868">
        <w:rPr>
          <w:rFonts w:ascii="Calibri" w:hAnsi="Calibri" w:cs="Calibri"/>
          <w:sz w:val="28"/>
          <w:szCs w:val="28"/>
        </w:rPr>
        <w:t xml:space="preserve">5.3 Electrical System Performance </w:t>
      </w:r>
      <w:r>
        <w:tab/>
      </w:r>
      <w:r w:rsidRPr="504A0868" w:rsidR="504A0868">
        <w:rPr>
          <w:rFonts w:ascii="Calibri" w:hAnsi="Calibri" w:cs="Calibri"/>
          <w:sz w:val="28"/>
          <w:szCs w:val="28"/>
        </w:rPr>
        <w:t>28</w:t>
      </w:r>
    </w:p>
    <w:p w:rsidRPr="00E82FD6" w:rsidR="0017059D" w:rsidP="34EE88B8" w:rsidRDefault="0017059D" w14:paraId="18500111" w14:textId="41CCF567">
      <w:pPr>
        <w:tabs>
          <w:tab w:val="left" w:leader="middleDot" w:pos="8460"/>
        </w:tabs>
        <w:spacing w:line="240" w:lineRule="auto"/>
        <w:ind w:right="0"/>
        <w:rPr>
          <w:rFonts w:ascii="Calibri" w:hAnsi="Calibri" w:cs="Calibri"/>
          <w:sz w:val="28"/>
          <w:szCs w:val="28"/>
        </w:rPr>
      </w:pPr>
      <w:r w:rsidRPr="504A0868" w:rsidR="504A0868">
        <w:rPr>
          <w:rFonts w:ascii="Calibri" w:hAnsi="Calibri" w:cs="Calibri"/>
          <w:sz w:val="28"/>
          <w:szCs w:val="28"/>
        </w:rPr>
        <w:t>5.4 Hover Performance</w:t>
      </w:r>
      <w:r>
        <w:tab/>
      </w:r>
      <w:r w:rsidRPr="504A0868" w:rsidR="504A0868">
        <w:rPr>
          <w:rFonts w:ascii="Calibri" w:hAnsi="Calibri" w:cs="Calibri"/>
          <w:sz w:val="28"/>
          <w:szCs w:val="28"/>
        </w:rPr>
        <w:t xml:space="preserve">29 </w:t>
      </w:r>
    </w:p>
    <w:p w:rsidRPr="00E82FD6" w:rsidR="0017059D" w:rsidP="34EE88B8" w:rsidRDefault="0017059D" w14:paraId="1C46856F" w14:textId="6EDC2640">
      <w:pPr>
        <w:tabs>
          <w:tab w:val="left" w:leader="middleDot" w:pos="8460"/>
        </w:tabs>
        <w:spacing w:line="240" w:lineRule="auto"/>
        <w:ind w:right="0"/>
        <w:rPr>
          <w:rFonts w:ascii="Calibri" w:hAnsi="Calibri" w:cs="Calibri"/>
          <w:sz w:val="28"/>
          <w:szCs w:val="28"/>
        </w:rPr>
      </w:pPr>
      <w:r w:rsidRPr="504A0868" w:rsidR="504A0868">
        <w:rPr>
          <w:rFonts w:ascii="Calibri" w:hAnsi="Calibri" w:cs="Calibri"/>
          <w:sz w:val="28"/>
          <w:szCs w:val="28"/>
        </w:rPr>
        <w:t xml:space="preserve">5.5 Climb Performance </w:t>
      </w:r>
      <w:r>
        <w:tab/>
      </w:r>
      <w:r w:rsidRPr="504A0868" w:rsidR="504A0868">
        <w:rPr>
          <w:rFonts w:ascii="Calibri" w:hAnsi="Calibri" w:cs="Calibri"/>
          <w:sz w:val="28"/>
          <w:szCs w:val="28"/>
        </w:rPr>
        <w:t>29</w:t>
      </w:r>
    </w:p>
    <w:p w:rsidR="504A0868" w:rsidP="504A0868" w:rsidRDefault="504A0868" w14:paraId="1559EA10" w14:textId="7D391F63">
      <w:pPr>
        <w:tabs>
          <w:tab w:val="left" w:leader="middleDot" w:pos="8460"/>
        </w:tabs>
        <w:spacing w:line="240" w:lineRule="auto"/>
        <w:ind w:right="0"/>
        <w:rPr>
          <w:rFonts w:ascii="Calibri" w:hAnsi="Calibri" w:cs="Calibri"/>
          <w:sz w:val="28"/>
          <w:szCs w:val="28"/>
        </w:rPr>
      </w:pPr>
      <w:r w:rsidRPr="504A0868" w:rsidR="504A0868">
        <w:rPr>
          <w:rFonts w:ascii="Calibri" w:hAnsi="Calibri" w:cs="Calibri"/>
          <w:sz w:val="28"/>
          <w:szCs w:val="28"/>
        </w:rPr>
        <w:t xml:space="preserve">5.6 Cruise Performance </w:t>
      </w:r>
      <w:r>
        <w:tab/>
      </w:r>
      <w:r w:rsidRPr="504A0868" w:rsidR="504A0868">
        <w:rPr>
          <w:rFonts w:ascii="Calibri" w:hAnsi="Calibri" w:cs="Calibri"/>
          <w:sz w:val="28"/>
          <w:szCs w:val="28"/>
        </w:rPr>
        <w:t>29</w:t>
      </w:r>
    </w:p>
    <w:p w:rsidRPr="00E82FD6" w:rsidR="0017059D" w:rsidP="34EE88B8" w:rsidRDefault="0017059D" w14:paraId="44D31640" w14:textId="2079C0DD">
      <w:pPr>
        <w:tabs>
          <w:tab w:val="left" w:leader="middleDot" w:pos="8460"/>
        </w:tabs>
        <w:spacing w:line="240" w:lineRule="auto"/>
        <w:ind w:right="0"/>
        <w:rPr>
          <w:rFonts w:ascii="Calibri" w:hAnsi="Calibri" w:cs="Calibri"/>
          <w:sz w:val="28"/>
          <w:szCs w:val="28"/>
        </w:rPr>
      </w:pPr>
      <w:r w:rsidRPr="504A0868" w:rsidR="504A0868">
        <w:rPr>
          <w:rFonts w:ascii="Calibri" w:hAnsi="Calibri" w:cs="Calibri"/>
          <w:sz w:val="28"/>
          <w:szCs w:val="28"/>
        </w:rPr>
        <w:t xml:space="preserve">5.7 Battery Endurance </w:t>
      </w:r>
      <w:r>
        <w:tab/>
      </w:r>
      <w:r w:rsidRPr="504A0868" w:rsidR="504A0868">
        <w:rPr>
          <w:rFonts w:ascii="Calibri" w:hAnsi="Calibri" w:cs="Calibri"/>
          <w:sz w:val="28"/>
          <w:szCs w:val="28"/>
        </w:rPr>
        <w:t>30</w:t>
      </w:r>
    </w:p>
    <w:p w:rsidRPr="00E82FD6" w:rsidR="0017059D" w:rsidP="34EE88B8" w:rsidRDefault="0017059D" w14:paraId="1122E09A" w14:textId="3963354A">
      <w:pPr>
        <w:tabs>
          <w:tab w:val="left" w:leader="middleDot" w:pos="8460"/>
        </w:tabs>
        <w:spacing w:line="240" w:lineRule="auto"/>
        <w:ind w:right="0"/>
        <w:rPr>
          <w:rFonts w:ascii="Calibri" w:hAnsi="Calibri" w:cs="Calibri"/>
          <w:sz w:val="28"/>
          <w:szCs w:val="28"/>
        </w:rPr>
      </w:pPr>
      <w:r w:rsidRPr="504A0868" w:rsidR="504A0868">
        <w:rPr>
          <w:rFonts w:ascii="Calibri" w:hAnsi="Calibri" w:cs="Calibri"/>
          <w:sz w:val="28"/>
          <w:szCs w:val="28"/>
        </w:rPr>
        <w:t xml:space="preserve">5.8 Range Performance </w:t>
      </w:r>
      <w:r>
        <w:tab/>
      </w:r>
      <w:r w:rsidRPr="504A0868" w:rsidR="504A0868">
        <w:rPr>
          <w:rFonts w:ascii="Calibri" w:hAnsi="Calibri" w:cs="Calibri"/>
          <w:sz w:val="28"/>
          <w:szCs w:val="28"/>
        </w:rPr>
        <w:t>30</w:t>
      </w:r>
    </w:p>
    <w:p w:rsidRPr="00E82FD6" w:rsidR="0017059D" w:rsidP="34EE88B8" w:rsidRDefault="0017059D" w14:paraId="1A0C300C" w14:textId="49E57725">
      <w:pPr>
        <w:tabs>
          <w:tab w:val="left" w:leader="middleDot" w:pos="8460"/>
        </w:tabs>
        <w:spacing w:line="240" w:lineRule="auto"/>
        <w:ind w:right="0"/>
        <w:rPr>
          <w:rFonts w:ascii="Calibri" w:hAnsi="Calibri" w:cs="Calibri"/>
          <w:sz w:val="28"/>
          <w:szCs w:val="28"/>
        </w:rPr>
      </w:pPr>
      <w:r w:rsidRPr="504A0868" w:rsidR="504A0868">
        <w:rPr>
          <w:rFonts w:ascii="Calibri" w:hAnsi="Calibri" w:cs="Calibri"/>
          <w:sz w:val="28"/>
          <w:szCs w:val="28"/>
        </w:rPr>
        <w:t xml:space="preserve">5.9 Wind Speed Limitations </w:t>
      </w:r>
      <w:r>
        <w:tab/>
      </w:r>
      <w:r w:rsidRPr="504A0868" w:rsidR="504A0868">
        <w:rPr>
          <w:rFonts w:ascii="Calibri" w:hAnsi="Calibri" w:cs="Calibri"/>
          <w:sz w:val="28"/>
          <w:szCs w:val="28"/>
        </w:rPr>
        <w:t>31</w:t>
      </w:r>
    </w:p>
    <w:p w:rsidRPr="00E82FD6" w:rsidR="0017059D" w:rsidP="34EE88B8" w:rsidRDefault="0017059D" w14:paraId="5BBF7139" w14:textId="4F062CD0">
      <w:pPr>
        <w:tabs>
          <w:tab w:val="left" w:leader="middleDot" w:pos="8460"/>
        </w:tabs>
        <w:spacing w:line="240" w:lineRule="auto"/>
        <w:ind w:right="0"/>
        <w:rPr>
          <w:rFonts w:ascii="Calibri" w:hAnsi="Calibri" w:cs="Calibri"/>
          <w:sz w:val="28"/>
          <w:szCs w:val="28"/>
        </w:rPr>
      </w:pPr>
      <w:r w:rsidRPr="504A0868" w:rsidR="504A0868">
        <w:rPr>
          <w:rFonts w:ascii="Calibri" w:hAnsi="Calibri" w:cs="Calibri"/>
          <w:sz w:val="28"/>
          <w:szCs w:val="28"/>
        </w:rPr>
        <w:t xml:space="preserve">5.10 Temperature Envelope </w:t>
      </w:r>
      <w:r>
        <w:tab/>
      </w:r>
      <w:r w:rsidRPr="504A0868" w:rsidR="504A0868">
        <w:rPr>
          <w:rFonts w:ascii="Calibri" w:hAnsi="Calibri" w:cs="Calibri"/>
          <w:sz w:val="28"/>
          <w:szCs w:val="28"/>
        </w:rPr>
        <w:t>31</w:t>
      </w:r>
    </w:p>
    <w:p w:rsidRPr="00E82FD6" w:rsidR="0017059D" w:rsidP="34EE88B8" w:rsidRDefault="0017059D" w14:paraId="4F67636A" w14:textId="3177EEB5">
      <w:pPr>
        <w:tabs>
          <w:tab w:val="left" w:leader="middleDot" w:pos="8460"/>
        </w:tabs>
        <w:spacing w:line="240" w:lineRule="auto"/>
        <w:ind w:right="0"/>
        <w:rPr>
          <w:rFonts w:ascii="Calibri" w:hAnsi="Calibri" w:cs="Calibri"/>
          <w:sz w:val="28"/>
          <w:szCs w:val="28"/>
        </w:rPr>
      </w:pPr>
      <w:r w:rsidRPr="504A0868" w:rsidR="504A0868">
        <w:rPr>
          <w:rFonts w:ascii="Calibri" w:hAnsi="Calibri" w:cs="Calibri"/>
          <w:sz w:val="28"/>
          <w:szCs w:val="28"/>
        </w:rPr>
        <w:t xml:space="preserve">5.11 Altitude Range </w:t>
      </w:r>
      <w:r>
        <w:tab/>
      </w:r>
      <w:r w:rsidRPr="504A0868" w:rsidR="504A0868">
        <w:rPr>
          <w:rFonts w:ascii="Calibri" w:hAnsi="Calibri" w:cs="Calibri"/>
          <w:sz w:val="28"/>
          <w:szCs w:val="28"/>
        </w:rPr>
        <w:t>31</w:t>
      </w:r>
    </w:p>
    <w:p w:rsidRPr="00E82FD6" w:rsidR="0017059D" w:rsidP="34EE88B8" w:rsidRDefault="0017059D" w14:paraId="45456602" w14:textId="577EE646">
      <w:pPr>
        <w:tabs>
          <w:tab w:val="left" w:leader="middleDot" w:pos="8460"/>
        </w:tabs>
        <w:spacing w:line="240" w:lineRule="auto"/>
        <w:ind w:right="0"/>
        <w:rPr>
          <w:rFonts w:ascii="Calibri" w:hAnsi="Calibri" w:cs="Calibri"/>
          <w:sz w:val="28"/>
          <w:szCs w:val="28"/>
        </w:rPr>
      </w:pPr>
      <w:r w:rsidRPr="504A0868" w:rsidR="504A0868">
        <w:rPr>
          <w:rFonts w:ascii="Calibri" w:hAnsi="Calibri" w:cs="Calibri"/>
          <w:sz w:val="28"/>
          <w:szCs w:val="28"/>
        </w:rPr>
        <w:t xml:space="preserve">5.12 Load Factor Limits </w:t>
      </w:r>
      <w:r>
        <w:tab/>
      </w:r>
      <w:r w:rsidRPr="504A0868" w:rsidR="504A0868">
        <w:rPr>
          <w:rFonts w:ascii="Calibri" w:hAnsi="Calibri" w:cs="Calibri"/>
          <w:sz w:val="28"/>
          <w:szCs w:val="28"/>
        </w:rPr>
        <w:t>32</w:t>
      </w:r>
    </w:p>
    <w:p w:rsidRPr="00E82FD6" w:rsidR="0017059D" w:rsidP="34EE88B8" w:rsidRDefault="0017059D" w14:paraId="12673219" w14:textId="47FF4459">
      <w:pPr>
        <w:tabs>
          <w:tab w:val="left" w:leader="middleDot" w:pos="8460"/>
        </w:tabs>
        <w:spacing w:line="240" w:lineRule="auto"/>
        <w:ind w:right="0"/>
        <w:rPr>
          <w:rFonts w:ascii="Calibri" w:hAnsi="Calibri" w:cs="Calibri"/>
          <w:sz w:val="28"/>
          <w:szCs w:val="28"/>
        </w:rPr>
      </w:pPr>
      <w:r w:rsidRPr="504A0868" w:rsidR="504A0868">
        <w:rPr>
          <w:rFonts w:ascii="Calibri" w:hAnsi="Calibri" w:cs="Calibri"/>
          <w:sz w:val="28"/>
          <w:szCs w:val="28"/>
        </w:rPr>
        <w:t>5.13 Performance Notes</w:t>
      </w:r>
      <w:r>
        <w:tab/>
      </w:r>
      <w:r w:rsidRPr="504A0868" w:rsidR="504A0868">
        <w:rPr>
          <w:rFonts w:ascii="Calibri" w:hAnsi="Calibri" w:cs="Calibri"/>
          <w:sz w:val="28"/>
          <w:szCs w:val="28"/>
        </w:rPr>
        <w:t xml:space="preserve">32 </w:t>
      </w:r>
    </w:p>
    <w:p w:rsidRPr="006257AF" w:rsidR="0017059D" w:rsidP="00C43C40" w:rsidRDefault="0017059D" w14:paraId="508998F6" w14:textId="77777777">
      <w:pPr>
        <w:spacing w:after="0" w:line="240" w:lineRule="auto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6257AF" w:rsidR="0017059D" w:rsidP="00C43C40" w:rsidRDefault="0017059D" w14:paraId="16FBD104" w14:textId="77777777">
      <w:pPr>
        <w:spacing w:after="0" w:line="240" w:lineRule="auto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6257AF" w:rsidR="0017059D" w:rsidP="00C43C40" w:rsidRDefault="0017059D" w14:paraId="4BC73757" w14:textId="77777777">
      <w:pPr>
        <w:spacing w:after="0" w:line="240" w:lineRule="auto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6257AF" w:rsidR="0017059D" w:rsidP="00C43C40" w:rsidRDefault="0017059D" w14:paraId="68114383" w14:textId="77777777">
      <w:pPr>
        <w:spacing w:after="0" w:line="240" w:lineRule="auto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6257AF" w:rsidR="0017059D" w:rsidP="00C43C40" w:rsidRDefault="0017059D" w14:paraId="3F29D2D5" w14:textId="77777777">
      <w:pPr>
        <w:spacing w:after="0" w:line="240" w:lineRule="auto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6257AF" w:rsidR="0017059D" w:rsidP="00C43C40" w:rsidRDefault="0017059D" w14:paraId="448AF39F" w14:textId="77777777">
      <w:pPr>
        <w:spacing w:after="0" w:line="240" w:lineRule="auto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6257AF" w:rsidR="0017059D" w:rsidP="00C43C40" w:rsidRDefault="0017059D" w14:paraId="1B799712" w14:textId="77777777">
      <w:pPr>
        <w:spacing w:after="0" w:line="240" w:lineRule="auto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6257AF" w:rsidR="0017059D" w:rsidP="00C43C40" w:rsidRDefault="0017059D" w14:paraId="39A7BD85" w14:textId="77777777">
      <w:pPr>
        <w:spacing w:after="0" w:line="240" w:lineRule="auto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C43C40" w:rsidR="00C43C40" w:rsidP="00C43C40" w:rsidRDefault="00C43C40" w14:paraId="6DDF5A3C" w14:textId="1CFEF7A3">
      <w:pPr>
        <w:spacing w:after="0" w:line="240" w:lineRule="auto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C43C40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Revision Date Description</w:t>
      </w:r>
    </w:p>
    <w:p w:rsidRPr="00C43C40" w:rsidR="00C43C40" w:rsidP="00C43C40" w:rsidRDefault="00C43C40" w14:paraId="2C959208" w14:textId="77777777">
      <w:pPr>
        <w:spacing w:after="0" w:line="240" w:lineRule="auto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C43C40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A 2026 Initial Release</w:t>
      </w:r>
    </w:p>
    <w:p w:rsidR="00C43C40" w:rsidP="34EE88B8" w:rsidRDefault="00C43C40" w14:paraId="11AB0689" w14:textId="4C5712BF">
      <w:pPr>
        <w:pStyle w:val="Normal"/>
        <w:rPr>
          <w:rFonts w:ascii="Calibri" w:hAnsi="Calibri" w:cs="Calibri"/>
          <w:sz w:val="28"/>
          <w:szCs w:val="28"/>
        </w:rPr>
      </w:pPr>
    </w:p>
    <w:p w:rsidR="1BFA1907" w:rsidP="1BFA1907" w:rsidRDefault="1BFA1907" w14:paraId="52C19C22" w14:textId="3ED0EA0E">
      <w:pPr>
        <w:spacing w:after="0" w:line="240" w:lineRule="auto"/>
        <w:jc w:val="center"/>
        <w:rPr>
          <w:rFonts w:ascii="Calibri" w:hAnsi="Calibri" w:eastAsia="Times New Roman" w:cs="Calibri"/>
          <w:b w:val="1"/>
          <w:bCs w:val="1"/>
          <w:color w:val="000000" w:themeColor="text1" w:themeTint="FF" w:themeShade="FF"/>
          <w:sz w:val="72"/>
          <w:szCs w:val="72"/>
        </w:rPr>
      </w:pPr>
    </w:p>
    <w:p w:rsidRPr="00E82FD6" w:rsidR="00ED6586" w:rsidP="1BFA1907" w:rsidRDefault="00ED6586" w14:paraId="5ACE2A7D" w14:textId="77777777">
      <w:pPr>
        <w:spacing w:after="0" w:line="240" w:lineRule="auto"/>
        <w:jc w:val="center"/>
        <w:rPr>
          <w:rFonts w:ascii="Calibri" w:hAnsi="Calibri" w:eastAsia="Times New Roman" w:cs="Calibri"/>
          <w:b w:val="1"/>
          <w:bCs w:val="1"/>
          <w:color w:val="000000"/>
          <w:kern w:val="0"/>
          <w:sz w:val="72"/>
          <w:szCs w:val="72"/>
          <w14:ligatures w14:val="none"/>
        </w:rPr>
      </w:pPr>
      <w:r w:rsidRPr="00E82FD6">
        <w:rPr>
          <w:rFonts w:ascii="Calibri" w:hAnsi="Calibri" w:eastAsia="Times New Roman" w:cs="Calibri"/>
          <w:b w:val="1"/>
          <w:bCs w:val="1"/>
          <w:color w:val="000000"/>
          <w:kern w:val="0"/>
          <w:sz w:val="72"/>
          <w:szCs w:val="72"/>
          <w14:ligatures w14:val="none"/>
        </w:rPr>
        <w:t>CHAPTER 1</w:t>
      </w:r>
    </w:p>
    <w:p w:rsidRPr="00ED6586" w:rsidR="00ED6586" w:rsidP="00ED6586" w:rsidRDefault="00ED6586" w14:paraId="3240D4A1" w14:textId="3E1A7989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14:ligatures w14:val="none"/>
        </w:rPr>
      </w:pPr>
    </w:p>
    <w:p w:rsidRPr="00E82FD6" w:rsidR="00ED6586" w:rsidP="00ED6586" w:rsidRDefault="00ED6586" w14:paraId="7C29E872" w14:textId="77777777">
      <w:pPr>
        <w:spacing w:after="0" w:line="240" w:lineRule="auto"/>
        <w:jc w:val="both"/>
        <w:rPr>
          <w:rFonts w:ascii="Calibri" w:hAnsi="Calibri" w:eastAsia="Times New Roman" w:cs="Calibri"/>
          <w:b/>
          <w:bCs/>
          <w:color w:val="000000"/>
          <w:kern w:val="0"/>
          <w:sz w:val="52"/>
          <w:szCs w:val="52"/>
          <w14:ligatures w14:val="none"/>
        </w:rPr>
      </w:pPr>
      <w:r w:rsidRPr="00E82FD6">
        <w:rPr>
          <w:rFonts w:ascii="Calibri" w:hAnsi="Calibri" w:eastAsia="Times New Roman" w:cs="Calibri"/>
          <w:b/>
          <w:bCs/>
          <w:color w:val="000000"/>
          <w:kern w:val="0"/>
          <w:sz w:val="52"/>
          <w:szCs w:val="52"/>
          <w14:ligatures w14:val="none"/>
        </w:rPr>
        <w:t>GENERAL INFORMATION</w:t>
      </w:r>
    </w:p>
    <w:p w:rsidRPr="00ED6586" w:rsidR="00ED6586" w:rsidP="00ED6586" w:rsidRDefault="00ED6586" w14:paraId="6EC753F3" w14:textId="0FC246F3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14:ligatures w14:val="none"/>
        </w:rPr>
      </w:pPr>
    </w:p>
    <w:p w:rsidRPr="00E82FD6" w:rsidR="00ED6586" w:rsidP="00ED6586" w:rsidRDefault="00ED6586" w14:paraId="6FEC78C0" w14:textId="77777777">
      <w:pPr>
        <w:spacing w:after="0" w:line="240" w:lineRule="auto"/>
        <w:jc w:val="both"/>
        <w:rPr>
          <w:rFonts w:ascii="Calibri" w:hAnsi="Calibri" w:eastAsia="Times New Roman" w:cs="Calibri"/>
          <w:b/>
          <w:bCs/>
          <w:color w:val="000000"/>
          <w:kern w:val="0"/>
          <w:sz w:val="32"/>
          <w:szCs w:val="32"/>
          <w14:ligatures w14:val="none"/>
        </w:rPr>
      </w:pPr>
      <w:r w:rsidRPr="00E82FD6">
        <w:rPr>
          <w:rFonts w:ascii="Calibri" w:hAnsi="Calibri" w:eastAsia="Times New Roman" w:cs="Calibri"/>
          <w:b/>
          <w:bCs/>
          <w:color w:val="000000"/>
          <w:kern w:val="0"/>
          <w:sz w:val="32"/>
          <w:szCs w:val="32"/>
          <w14:ligatures w14:val="none"/>
        </w:rPr>
        <w:t>1.1 Purpose</w:t>
      </w:r>
    </w:p>
    <w:p w:rsidRPr="00ED6586" w:rsidR="00ED6586" w:rsidP="00ED6586" w:rsidRDefault="00ED6586" w14:paraId="0F4F9491" w14:textId="26B2B2EF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This Flight Manual provides operating limitations, normal procedures,</w:t>
      </w:r>
      <w:r w:rsidRPr="006257AF" w:rsidR="009B34AB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 </w:t>
      </w:r>
      <w:r w:rsidRPr="006257AF" w:rsidR="00C366EA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emergency procedures</w:t>
      </w: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,</w:t>
      </w:r>
      <w:r w:rsidRPr="006257AF" w:rsidR="009B34AB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 </w:t>
      </w: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and technical information for the safe operation of the</w:t>
      </w:r>
      <w:r w:rsidRPr="006257AF" w:rsidR="009B34AB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 HayesX-250</w:t>
      </w: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 </w:t>
      </w:r>
      <w:r w:rsidRPr="006257AF" w:rsidR="009B34AB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e</w:t>
      </w: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lectric Vertical </w:t>
      </w:r>
      <w:proofErr w:type="spellStart"/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Take</w:t>
      </w:r>
      <w:r w:rsidRPr="006257AF" w:rsidR="009B34AB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O</w:t>
      </w: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f</w:t>
      </w:r>
      <w:r w:rsidRPr="006257AF" w:rsidR="009B34AB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f</w:t>
      </w:r>
      <w:proofErr w:type="spellEnd"/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 and Landing </w:t>
      </w:r>
      <w:r w:rsidRPr="006257AF" w:rsidR="009B34AB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(eVTOL) a</w:t>
      </w: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erial </w:t>
      </w:r>
      <w:r w:rsidRPr="006257AF" w:rsidR="009B34AB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v</w:t>
      </w: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ehicle</w:t>
      </w:r>
      <w:r w:rsidRPr="006257AF" w:rsidR="009B34AB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.</w:t>
      </w:r>
    </w:p>
    <w:p w:rsidRPr="00ED6586" w:rsidR="00ED6586" w:rsidP="00ED6586" w:rsidRDefault="00ED6586" w14:paraId="7B032BEE" w14:textId="3897FE5A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82FD6" w:rsidR="00ED6586" w:rsidP="00ED6586" w:rsidRDefault="00ED6586" w14:paraId="43B93E93" w14:textId="77777777">
      <w:pPr>
        <w:spacing w:after="0" w:line="240" w:lineRule="auto"/>
        <w:jc w:val="both"/>
        <w:rPr>
          <w:rFonts w:ascii="Calibri" w:hAnsi="Calibri" w:eastAsia="Times New Roman" w:cs="Calibri"/>
          <w:b/>
          <w:bCs/>
          <w:color w:val="000000"/>
          <w:kern w:val="0"/>
          <w:sz w:val="32"/>
          <w:szCs w:val="32"/>
          <w14:ligatures w14:val="none"/>
        </w:rPr>
      </w:pPr>
      <w:r w:rsidRPr="00E82FD6">
        <w:rPr>
          <w:rFonts w:ascii="Calibri" w:hAnsi="Calibri" w:eastAsia="Times New Roman" w:cs="Calibri"/>
          <w:b/>
          <w:bCs/>
          <w:color w:val="000000"/>
          <w:kern w:val="0"/>
          <w:sz w:val="32"/>
          <w:szCs w:val="32"/>
          <w14:ligatures w14:val="none"/>
        </w:rPr>
        <w:t>1.2 Vehicle Identification</w:t>
      </w:r>
    </w:p>
    <w:p w:rsidRPr="00ED6586" w:rsidR="00ED6586" w:rsidP="00ED6586" w:rsidRDefault="00ED6586" w14:paraId="090C289B" w14:textId="667226A9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Manufacturer:</w:t>
      </w:r>
      <w:r w:rsidRPr="006257AF" w:rsidR="00C366EA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6257AF" w:rsidR="009B34AB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HayesX</w:t>
      </w:r>
      <w:proofErr w:type="spellEnd"/>
      <w:r w:rsidRPr="006257AF" w:rsidR="009B34AB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 Inc.  Las Vegas, Nevada, US</w:t>
      </w:r>
    </w:p>
    <w:p w:rsidRPr="00ED6586" w:rsidR="00ED6586" w:rsidP="00ED6586" w:rsidRDefault="00ED6586" w14:paraId="327E85E5" w14:textId="7119F245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Model:</w:t>
      </w:r>
      <w:r w:rsidRPr="006257AF" w:rsidR="009B34AB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 HayesX-250</w:t>
      </w:r>
    </w:p>
    <w:p w:rsidRPr="00ED6586" w:rsidR="00ED6586" w:rsidP="00ED6586" w:rsidRDefault="00ED6586" w14:paraId="606ECCF8" w14:textId="4DABEA46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Category:</w:t>
      </w:r>
      <w:r w:rsidRPr="006257AF" w:rsidR="00C366EA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 </w:t>
      </w: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Single-Seat Electric Vertical Takeoff and Landing Aerial Vehicle</w:t>
      </w:r>
    </w:p>
    <w:p w:rsidRPr="00ED6586" w:rsidR="00ED6586" w:rsidP="00ED6586" w:rsidRDefault="00ED6586" w14:paraId="30C8EA09" w14:textId="07326CD2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Configuration:</w:t>
      </w:r>
      <w:r w:rsidRPr="006257AF" w:rsidR="00C366EA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 </w:t>
      </w: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Quadrotor Octocopter</w:t>
      </w:r>
    </w:p>
    <w:p w:rsidRPr="00ED6586" w:rsidR="00ED6586" w:rsidP="00ED6586" w:rsidRDefault="00ED6586" w14:paraId="24EE4B2D" w14:textId="7CAF5782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Propulsion:</w:t>
      </w:r>
      <w:r w:rsidRPr="006257AF" w:rsidR="00C366EA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 </w:t>
      </w: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Electric Propulsion</w:t>
      </w:r>
    </w:p>
    <w:p w:rsidRPr="00ED6586" w:rsidR="00ED6586" w:rsidP="00ED6586" w:rsidRDefault="00ED6586" w14:paraId="59FE599E" w14:textId="3A7F3B65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Occupants:</w:t>
      </w:r>
      <w:r w:rsidRPr="006257AF" w:rsidR="00C366EA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 </w:t>
      </w: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1 Pilot</w:t>
      </w:r>
    </w:p>
    <w:p w:rsidRPr="006257AF" w:rsidR="00C366EA" w:rsidP="00ED6586" w:rsidRDefault="00C366EA" w14:paraId="4E028A0D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82FD6" w:rsidR="00ED6586" w:rsidP="00ED6586" w:rsidRDefault="00ED6586" w14:paraId="3F658CF0" w14:textId="33B918C1">
      <w:pPr>
        <w:spacing w:after="0" w:line="240" w:lineRule="auto"/>
        <w:jc w:val="both"/>
        <w:rPr>
          <w:rFonts w:ascii="Calibri" w:hAnsi="Calibri" w:eastAsia="Times New Roman" w:cs="Calibri"/>
          <w:b/>
          <w:bCs/>
          <w:color w:val="000000"/>
          <w:kern w:val="0"/>
          <w:sz w:val="32"/>
          <w:szCs w:val="32"/>
          <w14:ligatures w14:val="none"/>
        </w:rPr>
      </w:pPr>
      <w:r w:rsidRPr="00E82FD6">
        <w:rPr>
          <w:rFonts w:ascii="Calibri" w:hAnsi="Calibri" w:eastAsia="Times New Roman" w:cs="Calibri"/>
          <w:b/>
          <w:bCs/>
          <w:color w:val="000000"/>
          <w:kern w:val="0"/>
          <w:sz w:val="32"/>
          <w:szCs w:val="32"/>
          <w14:ligatures w14:val="none"/>
        </w:rPr>
        <w:t xml:space="preserve">1.3 </w:t>
      </w:r>
      <w:r w:rsidR="00D76734">
        <w:rPr>
          <w:rFonts w:ascii="Calibri" w:hAnsi="Calibri" w:eastAsia="Times New Roman" w:cs="Calibri"/>
          <w:b/>
          <w:bCs/>
          <w:color w:val="000000"/>
          <w:kern w:val="0"/>
          <w:sz w:val="32"/>
          <w:szCs w:val="32"/>
          <w14:ligatures w14:val="none"/>
        </w:rPr>
        <w:t>Vehic</w:t>
      </w:r>
      <w:r w:rsidR="00642EB3">
        <w:rPr>
          <w:rFonts w:ascii="Calibri" w:hAnsi="Calibri" w:eastAsia="Times New Roman" w:cs="Calibri"/>
          <w:b/>
          <w:bCs/>
          <w:color w:val="000000"/>
          <w:kern w:val="0"/>
          <w:sz w:val="32"/>
          <w:szCs w:val="32"/>
          <w14:ligatures w14:val="none"/>
        </w:rPr>
        <w:t>le</w:t>
      </w:r>
      <w:r w:rsidR="00D76734">
        <w:rPr>
          <w:rFonts w:ascii="Calibri" w:hAnsi="Calibri" w:eastAsia="Times New Roman" w:cs="Calibri"/>
          <w:b/>
          <w:bCs/>
          <w:color w:val="000000"/>
          <w:kern w:val="0"/>
          <w:sz w:val="32"/>
          <w:szCs w:val="32"/>
          <w14:ligatures w14:val="none"/>
        </w:rPr>
        <w:t xml:space="preserve"> </w:t>
      </w:r>
      <w:r w:rsidRPr="00E82FD6">
        <w:rPr>
          <w:rFonts w:ascii="Calibri" w:hAnsi="Calibri" w:eastAsia="Times New Roman" w:cs="Calibri"/>
          <w:b/>
          <w:bCs/>
          <w:color w:val="000000"/>
          <w:kern w:val="0"/>
          <w:sz w:val="32"/>
          <w:szCs w:val="32"/>
          <w14:ligatures w14:val="none"/>
        </w:rPr>
        <w:t>Description</w:t>
      </w:r>
    </w:p>
    <w:p w:rsidRPr="00ED6586" w:rsidR="00ED6586" w:rsidP="00ED6586" w:rsidRDefault="00ED6586" w14:paraId="687CBD6A" w14:textId="66CF8166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The </w:t>
      </w:r>
      <w:r w:rsidRPr="006257AF" w:rsidR="00C366EA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HayesX-250</w:t>
      </w: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 is a single-seat electric vertical takeoff and landing aerial</w:t>
      </w:r>
      <w:r w:rsidRPr="006257AF" w:rsidR="00C366EA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 </w:t>
      </w: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vehicle utilizing a quadrotor-octocopter configuration.</w:t>
      </w:r>
    </w:p>
    <w:p w:rsidRPr="00ED6586" w:rsidR="00ED6586" w:rsidP="00ED6586" w:rsidRDefault="00ED6586" w14:paraId="62721960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The primary systems include:</w:t>
      </w:r>
    </w:p>
    <w:p w:rsidRPr="00ED6586" w:rsidR="00ED6586" w:rsidP="00E82FD6" w:rsidRDefault="00ED6586" w14:paraId="2EC8E21A" w14:textId="41A4170C">
      <w:pPr>
        <w:spacing w:after="0" w:line="240" w:lineRule="auto"/>
        <w:ind w:left="720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• Aeronautical Aluminum Airframe</w:t>
      </w:r>
    </w:p>
    <w:p w:rsidRPr="00ED6586" w:rsidR="00ED6586" w:rsidP="00E82FD6" w:rsidRDefault="00ED6586" w14:paraId="6B96C4E7" w14:textId="77777777">
      <w:pPr>
        <w:spacing w:after="0" w:line="240" w:lineRule="auto"/>
        <w:ind w:left="720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• Carbon Fiber Cantilever Structures</w:t>
      </w:r>
    </w:p>
    <w:p w:rsidRPr="00ED6586" w:rsidR="00ED6586" w:rsidP="00E82FD6" w:rsidRDefault="00ED6586" w14:paraId="0D5689EF" w14:textId="77777777">
      <w:pPr>
        <w:spacing w:after="0" w:line="240" w:lineRule="auto"/>
        <w:ind w:left="720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• Electric Propulsion System</w:t>
      </w:r>
    </w:p>
    <w:p w:rsidRPr="00ED6586" w:rsidR="00ED6586" w:rsidP="00E82FD6" w:rsidRDefault="00ED6586" w14:paraId="42A33DEE" w14:textId="77777777">
      <w:pPr>
        <w:spacing w:after="0" w:line="240" w:lineRule="auto"/>
        <w:ind w:left="720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• Flight Control System</w:t>
      </w:r>
    </w:p>
    <w:p w:rsidRPr="00ED6586" w:rsidR="00ED6586" w:rsidP="00E82FD6" w:rsidRDefault="00ED6586" w14:paraId="06FA665E" w14:textId="77777777">
      <w:pPr>
        <w:spacing w:after="0" w:line="240" w:lineRule="auto"/>
        <w:ind w:left="720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• Battery System</w:t>
      </w:r>
    </w:p>
    <w:p w:rsidRPr="00ED6586" w:rsidR="00ED6586" w:rsidP="00E82FD6" w:rsidRDefault="00ED6586" w14:paraId="5DEBDA53" w14:textId="2B510FDF">
      <w:pPr>
        <w:spacing w:after="0" w:line="240" w:lineRule="auto"/>
        <w:ind w:left="720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• </w:t>
      </w:r>
      <w:r w:rsidRPr="006257AF" w:rsidR="00C366EA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Complete Aircraft Recovery</w:t>
      </w: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 System</w:t>
      </w:r>
    </w:p>
    <w:p w:rsidR="00ED6586" w:rsidP="00E82FD6" w:rsidRDefault="00ED6586" w14:paraId="398C231C" w14:textId="77777777">
      <w:pPr>
        <w:spacing w:after="0" w:line="240" w:lineRule="auto"/>
        <w:ind w:left="720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• Flight Data Recording System</w:t>
      </w:r>
    </w:p>
    <w:p w:rsidR="00081347" w:rsidP="00ED6586" w:rsidRDefault="00081347" w14:paraId="7D0DA4D5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="00081347" w:rsidP="00ED6586" w:rsidRDefault="00081347" w14:paraId="57868665" w14:textId="6F05280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HayesX-250 Aircraft:</w:t>
      </w:r>
    </w:p>
    <w:p w:rsidR="00081347" w:rsidP="00ED6586" w:rsidRDefault="00081347" w14:paraId="538F785D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="00081347" w:rsidP="00ED6586" w:rsidRDefault="00081347" w14:paraId="7EC1D3F9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="00081347" w:rsidP="00ED6586" w:rsidRDefault="00081347" w14:paraId="7E7F945E" w14:textId="3E1DE38A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hAnsi="Calibri" w:eastAsia="Times New Roman" w:cs="Calibri"/>
          <w:noProof/>
          <w:color w:val="000000"/>
          <w:kern w:val="0"/>
          <w:sz w:val="28"/>
          <w:szCs w:val="28"/>
        </w:rPr>
        <w:drawing>
          <wp:inline distT="0" distB="0" distL="0" distR="0" wp14:anchorId="1BAF0711" wp14:editId="224382D6">
            <wp:extent cx="5943600" cy="2607945"/>
            <wp:effectExtent l="0" t="0" r="0" b="0"/>
            <wp:docPr id="1357455174" name="Picture 1" descr="A drawing of a pla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455174" name="Picture 1" descr="A drawing of a plane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347" w:rsidP="00081347" w:rsidRDefault="00081347" w14:paraId="66CFCA03" w14:textId="2BD1B7EC">
      <w:pPr>
        <w:spacing w:after="0" w:line="240" w:lineRule="auto"/>
        <w:jc w:val="center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Front View</w:t>
      </w:r>
    </w:p>
    <w:p w:rsidR="00081347" w:rsidP="00ED6586" w:rsidRDefault="00081347" w14:paraId="4046EA1D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="00081347" w:rsidP="00ED6586" w:rsidRDefault="00081347" w14:paraId="681902D1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="00081347" w:rsidP="00ED6586" w:rsidRDefault="00081347" w14:paraId="28C746C2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="00081347" w:rsidP="00ED6586" w:rsidRDefault="00081347" w14:paraId="0E493511" w14:textId="1993A15C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hAnsi="Calibri" w:eastAsia="Times New Roman" w:cs="Calibri"/>
          <w:noProof/>
          <w:color w:val="000000"/>
          <w:kern w:val="0"/>
          <w:sz w:val="28"/>
          <w:szCs w:val="28"/>
        </w:rPr>
        <w:drawing>
          <wp:inline distT="0" distB="0" distL="0" distR="0" wp14:anchorId="4FA1F733" wp14:editId="1BC7CE4E">
            <wp:extent cx="5943600" cy="3413760"/>
            <wp:effectExtent l="0" t="0" r="0" b="2540"/>
            <wp:docPr id="1273481458" name="Picture 2" descr="A drawing of a flying c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481458" name="Picture 2" descr="A drawing of a flying car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347" w:rsidP="00081347" w:rsidRDefault="00081347" w14:paraId="0509714A" w14:textId="3BE4502A">
      <w:pPr>
        <w:spacing w:after="0" w:line="240" w:lineRule="auto"/>
        <w:jc w:val="center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Side View</w:t>
      </w:r>
    </w:p>
    <w:p w:rsidR="00081347" w:rsidP="00ED6586" w:rsidRDefault="00081347" w14:paraId="33F6D419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="00D853F1" w:rsidP="00ED6586" w:rsidRDefault="00D853F1" w14:paraId="7322D260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="00D853F1" w:rsidP="00ED6586" w:rsidRDefault="00D853F1" w14:paraId="4EFE7F76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="00D853F1" w:rsidP="00ED6586" w:rsidRDefault="00D853F1" w14:paraId="29AA9D6B" w14:textId="1000715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hAnsi="Calibri" w:eastAsia="Times New Roman" w:cs="Calibri"/>
          <w:noProof/>
          <w:color w:val="000000"/>
          <w:kern w:val="0"/>
          <w:sz w:val="28"/>
          <w:szCs w:val="28"/>
        </w:rPr>
        <w:drawing>
          <wp:inline distT="0" distB="0" distL="0" distR="0" wp14:anchorId="7C08C31C" wp14:editId="37CAC94A">
            <wp:extent cx="5943600" cy="5385435"/>
            <wp:effectExtent l="0" t="0" r="0" b="0"/>
            <wp:docPr id="1304337304" name="Picture 3" descr="A drawing of a dr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337304" name="Picture 3" descr="A drawing of a drone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5717" w:rsidP="00185717" w:rsidRDefault="00185717" w14:paraId="45444E8F" w14:textId="6C463F2A">
      <w:pPr>
        <w:spacing w:after="0" w:line="240" w:lineRule="auto"/>
        <w:jc w:val="center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Top View</w:t>
      </w:r>
    </w:p>
    <w:p w:rsidR="00185717" w:rsidP="00ED6586" w:rsidRDefault="00185717" w14:paraId="0DD371E8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="00D853F1" w:rsidP="00ED6586" w:rsidRDefault="00D853F1" w14:paraId="09730BF2" w14:textId="68869372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Propeller Diameter 57” (1.447m)</w:t>
      </w:r>
    </w:p>
    <w:p w:rsidR="00D853F1" w:rsidP="00ED6586" w:rsidRDefault="00D853F1" w14:paraId="50CE42D1" w14:textId="05C24492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Maximum Dimensions: 2.6</w:t>
      </w:r>
      <w:r w:rsidR="00185717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55m (Length) x 3.17m (Width) x 1.28m (Height)</w:t>
      </w:r>
    </w:p>
    <w:p w:rsidR="00D853F1" w:rsidP="00ED6586" w:rsidRDefault="00D853F1" w14:paraId="015769F4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1429BF8D" w14:textId="4E0D31E6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 </w:t>
      </w:r>
    </w:p>
    <w:p w:rsidRPr="00ED6586" w:rsidR="00ED6586" w:rsidP="00ED6586" w:rsidRDefault="00ED6586" w14:paraId="48AA0203" w14:textId="241CE918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Preliminary Technical Specification</w:t>
      </w:r>
      <w:r w:rsidR="00185717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s:</w:t>
      </w:r>
    </w:p>
    <w:p w:rsidR="00185717" w:rsidP="00ED6586" w:rsidRDefault="00185717" w14:paraId="27DBF19D" w14:textId="77777777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57"/>
        <w:gridCol w:w="4759"/>
      </w:tblGrid>
      <w:tr w:rsidR="00185717" w:rsidTr="00185717" w14:paraId="0ADA2808" w14:textId="77777777">
        <w:tc>
          <w:tcPr>
            <w:tcW w:w="4405" w:type="dxa"/>
          </w:tcPr>
          <w:p w:rsidR="00185717" w:rsidP="00ED6586" w:rsidRDefault="00185717" w14:paraId="1D07C936" w14:textId="6B8E3F3A">
            <w:pPr>
              <w:jc w:val="both"/>
              <w:rPr>
                <w:rFonts w:ascii="Calibri" w:hAnsi="Calibri" w:eastAsia="SimSun" w:cs="Calibri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Calibri" w:hAnsi="Calibri" w:eastAsia="SimSun" w:cs="Calibri"/>
                <w:color w:val="000000"/>
                <w:kern w:val="0"/>
                <w:sz w:val="28"/>
                <w:szCs w:val="28"/>
                <w14:ligatures w14:val="none"/>
              </w:rPr>
              <w:t>Parameter:</w:t>
            </w:r>
          </w:p>
        </w:tc>
        <w:tc>
          <w:tcPr>
            <w:tcW w:w="4945" w:type="dxa"/>
          </w:tcPr>
          <w:p w:rsidR="00185717" w:rsidP="00ED6586" w:rsidRDefault="00185717" w14:paraId="4EBEDABB" w14:textId="0B6CE4B2">
            <w:pPr>
              <w:jc w:val="both"/>
              <w:rPr>
                <w:rFonts w:ascii="Calibri" w:hAnsi="Calibri" w:eastAsia="SimSun" w:cs="Calibri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Calibri" w:hAnsi="Calibri" w:eastAsia="SimSun" w:cs="Calibri"/>
                <w:color w:val="000000"/>
                <w:kern w:val="0"/>
                <w:sz w:val="28"/>
                <w:szCs w:val="28"/>
                <w14:ligatures w14:val="none"/>
              </w:rPr>
              <w:t>Details:</w:t>
            </w:r>
          </w:p>
        </w:tc>
      </w:tr>
      <w:tr w:rsidR="00185717" w:rsidTr="00185717" w14:paraId="2C0D50B1" w14:textId="77777777">
        <w:tc>
          <w:tcPr>
            <w:tcW w:w="4405" w:type="dxa"/>
          </w:tcPr>
          <w:p w:rsidR="00185717" w:rsidP="00ED6586" w:rsidRDefault="00185717" w14:paraId="6E3E6430" w14:textId="08236E41">
            <w:pPr>
              <w:jc w:val="both"/>
              <w:rPr>
                <w:rFonts w:ascii="Calibri" w:hAnsi="Calibri" w:eastAsia="SimSun" w:cs="Calibri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Calibri" w:hAnsi="Calibri" w:eastAsia="SimSun" w:cs="Calibri"/>
                <w:color w:val="000000"/>
                <w:kern w:val="0"/>
                <w:sz w:val="28"/>
                <w:szCs w:val="28"/>
                <w14:ligatures w14:val="none"/>
              </w:rPr>
              <w:t>Weight</w:t>
            </w:r>
          </w:p>
        </w:tc>
        <w:tc>
          <w:tcPr>
            <w:tcW w:w="4945" w:type="dxa"/>
          </w:tcPr>
          <w:p w:rsidR="00185717" w:rsidP="00ED6586" w:rsidRDefault="00185717" w14:paraId="6A9688DC" w14:textId="79FD748B">
            <w:pPr>
              <w:jc w:val="both"/>
              <w:rPr>
                <w:rFonts w:ascii="Calibri" w:hAnsi="Calibri" w:eastAsia="SimSun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ED6586">
              <w:rPr>
                <w:rFonts w:ascii="Calibri" w:hAnsi="Calibri" w:eastAsia="Times New Roman" w:cs="Calibri"/>
                <w:color w:val="000000"/>
                <w:kern w:val="0"/>
                <w:sz w:val="28"/>
                <w:szCs w:val="28"/>
                <w14:ligatures w14:val="none"/>
              </w:rPr>
              <w:t>≤ 116 kg</w:t>
            </w:r>
            <w:r>
              <w:rPr>
                <w:rFonts w:ascii="Calibri" w:hAnsi="Calibri" w:eastAsia="Times New Roman" w:cs="Calibri"/>
                <w:color w:val="000000"/>
                <w:kern w:val="0"/>
                <w:sz w:val="28"/>
                <w:szCs w:val="28"/>
                <w14:ligatures w14:val="none"/>
              </w:rPr>
              <w:t xml:space="preserve"> (Excluding rescue system)</w:t>
            </w:r>
          </w:p>
        </w:tc>
      </w:tr>
      <w:tr w:rsidR="00185717" w:rsidTr="00185717" w14:paraId="4DE3587C" w14:textId="77777777">
        <w:tc>
          <w:tcPr>
            <w:tcW w:w="4405" w:type="dxa"/>
          </w:tcPr>
          <w:p w:rsidR="00185717" w:rsidP="00ED6586" w:rsidRDefault="00185717" w14:paraId="1A7ABE51" w14:textId="1072DC7D">
            <w:pPr>
              <w:jc w:val="both"/>
              <w:rPr>
                <w:rFonts w:ascii="Calibri" w:hAnsi="Calibri" w:eastAsia="SimSun" w:cs="Calibri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Calibri" w:hAnsi="Calibri" w:eastAsia="SimSun" w:cs="Calibri"/>
                <w:color w:val="000000"/>
                <w:kern w:val="0"/>
                <w:sz w:val="28"/>
                <w:szCs w:val="28"/>
                <w14:ligatures w14:val="none"/>
              </w:rPr>
              <w:t>Maximum Take Off Weight (MTOW)</w:t>
            </w:r>
          </w:p>
        </w:tc>
        <w:tc>
          <w:tcPr>
            <w:tcW w:w="4945" w:type="dxa"/>
          </w:tcPr>
          <w:p w:rsidRPr="00ED6586" w:rsidR="00185717" w:rsidP="00ED6586" w:rsidRDefault="00185717" w14:paraId="71E3DEB2" w14:textId="415181F5">
            <w:pPr>
              <w:jc w:val="both"/>
              <w:rPr>
                <w:rFonts w:ascii="Calibri" w:hAnsi="Calibri" w:eastAsia="Times New Roman" w:cs="Calibri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8"/>
                <w:szCs w:val="28"/>
                <w14:ligatures w14:val="none"/>
              </w:rPr>
              <w:t>216 kg</w:t>
            </w:r>
          </w:p>
        </w:tc>
      </w:tr>
      <w:tr w:rsidR="00185717" w:rsidTr="00185717" w14:paraId="21E30BEF" w14:textId="77777777">
        <w:tc>
          <w:tcPr>
            <w:tcW w:w="4405" w:type="dxa"/>
          </w:tcPr>
          <w:p w:rsidR="00185717" w:rsidP="00ED6586" w:rsidRDefault="00185717" w14:paraId="7EF3AC3D" w14:textId="157E04D4">
            <w:pPr>
              <w:jc w:val="both"/>
              <w:rPr>
                <w:rFonts w:ascii="Calibri" w:hAnsi="Calibri" w:eastAsia="SimSun" w:cs="Calibri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Calibri" w:hAnsi="Calibri" w:eastAsia="SimSun" w:cs="Calibri"/>
                <w:color w:val="000000"/>
                <w:kern w:val="0"/>
                <w:sz w:val="28"/>
                <w:szCs w:val="28"/>
                <w14:ligatures w14:val="none"/>
              </w:rPr>
              <w:t>Maximum Thrust</w:t>
            </w:r>
          </w:p>
        </w:tc>
        <w:tc>
          <w:tcPr>
            <w:tcW w:w="4945" w:type="dxa"/>
          </w:tcPr>
          <w:p w:rsidR="00185717" w:rsidP="00ED6586" w:rsidRDefault="00185717" w14:paraId="65239A4B" w14:textId="0571EF8F">
            <w:pPr>
              <w:jc w:val="both"/>
              <w:rPr>
                <w:rFonts w:ascii="Calibri" w:hAnsi="Calibri" w:eastAsia="Times New Roman" w:cs="Calibri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8"/>
                <w:szCs w:val="28"/>
                <w14:ligatures w14:val="none"/>
              </w:rPr>
              <w:t>380 kg</w:t>
            </w:r>
          </w:p>
        </w:tc>
      </w:tr>
      <w:tr w:rsidR="0086535F" w:rsidTr="00185717" w14:paraId="3DC99C5B" w14:textId="77777777">
        <w:tc>
          <w:tcPr>
            <w:tcW w:w="4405" w:type="dxa"/>
          </w:tcPr>
          <w:p w:rsidR="0086535F" w:rsidP="00ED6586" w:rsidRDefault="0086535F" w14:paraId="235F222E" w14:textId="4C6D13E4">
            <w:pPr>
              <w:jc w:val="both"/>
              <w:rPr>
                <w:rFonts w:ascii="Calibri" w:hAnsi="Calibri" w:eastAsia="SimSun" w:cs="Calibri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Calibri" w:hAnsi="Calibri" w:eastAsia="SimSun" w:cs="Calibri"/>
                <w:color w:val="000000"/>
                <w:kern w:val="0"/>
                <w:sz w:val="28"/>
                <w:szCs w:val="28"/>
                <w14:ligatures w14:val="none"/>
              </w:rPr>
              <w:t>Maximum Level Flight Speed</w:t>
            </w:r>
          </w:p>
        </w:tc>
        <w:tc>
          <w:tcPr>
            <w:tcW w:w="4945" w:type="dxa"/>
          </w:tcPr>
          <w:p w:rsidR="0086535F" w:rsidP="00ED6586" w:rsidRDefault="0086535F" w14:paraId="13AF0E70" w14:textId="4EA55C4D">
            <w:pPr>
              <w:jc w:val="both"/>
              <w:rPr>
                <w:rFonts w:ascii="Calibri" w:hAnsi="Calibri" w:eastAsia="Times New Roman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86535F">
              <w:rPr>
                <w:rFonts w:ascii="Calibri" w:hAnsi="Calibri" w:eastAsia="Times New Roman" w:cs="Calibri"/>
                <w:color w:val="C00000"/>
                <w:kern w:val="0"/>
                <w:sz w:val="28"/>
                <w:szCs w:val="28"/>
                <w14:ligatures w14:val="none"/>
              </w:rPr>
              <w:t>100 km/h</w:t>
            </w:r>
            <w:r>
              <w:rPr>
                <w:rFonts w:ascii="Calibri" w:hAnsi="Calibri" w:eastAsia="Times New Roman" w:cs="Calibri"/>
                <w:color w:val="C00000"/>
                <w:kern w:val="0"/>
                <w:sz w:val="28"/>
                <w:szCs w:val="28"/>
                <w14:ligatures w14:val="none"/>
              </w:rPr>
              <w:t xml:space="preserve"> (Software Limitation)</w:t>
            </w:r>
          </w:p>
        </w:tc>
      </w:tr>
      <w:tr w:rsidR="0086535F" w:rsidTr="00185717" w14:paraId="4D9C71E7" w14:textId="77777777">
        <w:tc>
          <w:tcPr>
            <w:tcW w:w="4405" w:type="dxa"/>
          </w:tcPr>
          <w:p w:rsidR="0086535F" w:rsidP="00ED6586" w:rsidRDefault="0086535F" w14:paraId="1AD2C4CC" w14:textId="2CA28BEE">
            <w:pPr>
              <w:jc w:val="both"/>
              <w:rPr>
                <w:rFonts w:ascii="Calibri" w:hAnsi="Calibri" w:eastAsia="SimSun" w:cs="Calibri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Calibri" w:hAnsi="Calibri" w:eastAsia="SimSun" w:cs="Calibri"/>
                <w:color w:val="000000"/>
                <w:kern w:val="0"/>
                <w:sz w:val="28"/>
                <w:szCs w:val="28"/>
                <w14:ligatures w14:val="none"/>
              </w:rPr>
              <w:t>Maximum Flight Time</w:t>
            </w:r>
          </w:p>
        </w:tc>
        <w:tc>
          <w:tcPr>
            <w:tcW w:w="4945" w:type="dxa"/>
          </w:tcPr>
          <w:p w:rsidRPr="0086535F" w:rsidR="0086535F" w:rsidP="00ED6586" w:rsidRDefault="0086535F" w14:paraId="22D4826E" w14:textId="480B75D6">
            <w:pPr>
              <w:jc w:val="both"/>
              <w:rPr>
                <w:rFonts w:ascii="Calibri" w:hAnsi="Calibri" w:eastAsia="Times New Roman" w:cs="Calibri"/>
                <w:color w:val="C00000"/>
                <w:kern w:val="0"/>
                <w:sz w:val="28"/>
                <w:szCs w:val="28"/>
                <w14:ligatures w14:val="none"/>
              </w:rPr>
            </w:pPr>
            <w:r w:rsidRPr="0086535F">
              <w:rPr>
                <w:rFonts w:ascii="Calibri" w:hAnsi="Calibri" w:eastAsia="Times New Roman" w:cs="Calibri"/>
                <w:color w:val="000000" w:themeColor="text1"/>
                <w:kern w:val="0"/>
                <w:sz w:val="28"/>
                <w:szCs w:val="28"/>
                <w14:ligatures w14:val="none"/>
              </w:rPr>
              <w:t>25</w:t>
            </w:r>
            <w:r>
              <w:rPr>
                <w:rFonts w:ascii="Calibri" w:hAnsi="Calibri" w:eastAsia="Times New Roman" w:cs="Calibri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minutes</w:t>
            </w:r>
          </w:p>
        </w:tc>
      </w:tr>
      <w:tr w:rsidR="0086535F" w:rsidTr="00185717" w14:paraId="29121080" w14:textId="77777777">
        <w:tc>
          <w:tcPr>
            <w:tcW w:w="4405" w:type="dxa"/>
          </w:tcPr>
          <w:p w:rsidR="0086535F" w:rsidP="00ED6586" w:rsidRDefault="0086535F" w14:paraId="4FB9B2ED" w14:textId="34EFCD5E">
            <w:pPr>
              <w:jc w:val="both"/>
              <w:rPr>
                <w:rFonts w:ascii="Calibri" w:hAnsi="Calibri" w:eastAsia="SimSun" w:cs="Calibri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Calibri" w:hAnsi="Calibri" w:eastAsia="SimSun" w:cs="Calibri"/>
                <w:color w:val="000000"/>
                <w:kern w:val="0"/>
                <w:sz w:val="28"/>
                <w:szCs w:val="28"/>
                <w14:ligatures w14:val="none"/>
              </w:rPr>
              <w:t>Maximum Descent Rate</w:t>
            </w:r>
          </w:p>
        </w:tc>
        <w:tc>
          <w:tcPr>
            <w:tcW w:w="4945" w:type="dxa"/>
          </w:tcPr>
          <w:p w:rsidRPr="0086535F" w:rsidR="0086535F" w:rsidP="00ED6586" w:rsidRDefault="0086535F" w14:paraId="221209E3" w14:textId="34D99A94">
            <w:pPr>
              <w:jc w:val="both"/>
              <w:rPr>
                <w:rFonts w:ascii="Calibri" w:hAnsi="Calibri" w:eastAsia="Times New Roman" w:cs="Calibri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 w:themeColor="text1"/>
                <w:kern w:val="0"/>
                <w:sz w:val="28"/>
                <w:szCs w:val="28"/>
                <w14:ligatures w14:val="none"/>
              </w:rPr>
              <w:t>4 m/s</w:t>
            </w:r>
          </w:p>
        </w:tc>
      </w:tr>
      <w:tr w:rsidR="007575C7" w:rsidTr="00185717" w14:paraId="31A45087" w14:textId="77777777">
        <w:tc>
          <w:tcPr>
            <w:tcW w:w="4405" w:type="dxa"/>
          </w:tcPr>
          <w:p w:rsidR="007575C7" w:rsidP="00ED6586" w:rsidRDefault="007575C7" w14:paraId="75797B33" w14:textId="14415B9A">
            <w:pPr>
              <w:jc w:val="both"/>
              <w:rPr>
                <w:rFonts w:ascii="Calibri" w:hAnsi="Calibri" w:eastAsia="SimSun" w:cs="Calibri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Calibri" w:hAnsi="Calibri" w:eastAsia="SimSun" w:cs="Calibri"/>
                <w:color w:val="000000"/>
                <w:kern w:val="0"/>
                <w:sz w:val="28"/>
                <w:szCs w:val="28"/>
                <w14:ligatures w14:val="none"/>
              </w:rPr>
              <w:t>Maximum Rate of Climb</w:t>
            </w:r>
          </w:p>
        </w:tc>
        <w:tc>
          <w:tcPr>
            <w:tcW w:w="4945" w:type="dxa"/>
          </w:tcPr>
          <w:p w:rsidR="007575C7" w:rsidP="00ED6586" w:rsidRDefault="007575C7" w14:paraId="50784964" w14:textId="4990CE9F">
            <w:pPr>
              <w:jc w:val="both"/>
              <w:rPr>
                <w:rFonts w:ascii="Calibri" w:hAnsi="Calibri" w:eastAsia="Times New Roman" w:cs="Calibri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 w:themeColor="text1"/>
                <w:kern w:val="0"/>
                <w:sz w:val="28"/>
                <w:szCs w:val="28"/>
                <w14:ligatures w14:val="none"/>
              </w:rPr>
              <w:t>5 m/s</w:t>
            </w:r>
          </w:p>
        </w:tc>
      </w:tr>
      <w:tr w:rsidR="007575C7" w:rsidTr="00185717" w14:paraId="7A6FBDEB" w14:textId="77777777">
        <w:tc>
          <w:tcPr>
            <w:tcW w:w="4405" w:type="dxa"/>
          </w:tcPr>
          <w:p w:rsidR="007575C7" w:rsidP="00ED6586" w:rsidRDefault="007575C7" w14:paraId="7E01C3F0" w14:textId="1DB3F7EB">
            <w:pPr>
              <w:jc w:val="both"/>
              <w:rPr>
                <w:rFonts w:ascii="Calibri" w:hAnsi="Calibri" w:eastAsia="SimSun" w:cs="Calibri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Calibri" w:hAnsi="Calibri" w:eastAsia="SimSun" w:cs="Calibri"/>
                <w:color w:val="000000"/>
                <w:kern w:val="0"/>
                <w:sz w:val="28"/>
                <w:szCs w:val="28"/>
                <w14:ligatures w14:val="none"/>
              </w:rPr>
              <w:t>Cruising Range</w:t>
            </w:r>
          </w:p>
        </w:tc>
        <w:tc>
          <w:tcPr>
            <w:tcW w:w="4945" w:type="dxa"/>
          </w:tcPr>
          <w:p w:rsidRPr="00E82FD6" w:rsidR="007575C7" w:rsidP="00ED6586" w:rsidRDefault="007575C7" w14:paraId="24C6D1EA" w14:textId="38384C35">
            <w:pPr>
              <w:jc w:val="both"/>
              <w:rPr>
                <w:rFonts w:ascii="Calibri" w:hAnsi="Calibri" w:eastAsia="Times New Roman" w:cs="Calibri"/>
                <w:color w:val="C00000"/>
                <w:kern w:val="0"/>
                <w:sz w:val="28"/>
                <w:szCs w:val="28"/>
                <w14:ligatures w14:val="none"/>
              </w:rPr>
            </w:pPr>
            <w:r w:rsidRPr="00E82FD6">
              <w:rPr>
                <w:rFonts w:ascii="Calibri" w:hAnsi="Calibri" w:eastAsia="Times New Roman" w:cs="Calibri"/>
                <w:color w:val="C00000"/>
                <w:kern w:val="0"/>
                <w:sz w:val="28"/>
                <w:szCs w:val="28"/>
                <w14:ligatures w14:val="none"/>
              </w:rPr>
              <w:t>20 km</w:t>
            </w:r>
          </w:p>
        </w:tc>
      </w:tr>
      <w:tr w:rsidR="007575C7" w:rsidTr="00185717" w14:paraId="14D0FD51" w14:textId="77777777">
        <w:tc>
          <w:tcPr>
            <w:tcW w:w="4405" w:type="dxa"/>
          </w:tcPr>
          <w:p w:rsidRPr="00E82FD6" w:rsidR="007575C7" w:rsidP="00ED6586" w:rsidRDefault="007575C7" w14:paraId="1DD80BFA" w14:textId="5ABE7E1B">
            <w:pPr>
              <w:jc w:val="both"/>
              <w:rPr>
                <w:rFonts w:ascii="Calibri" w:hAnsi="Calibri" w:eastAsia="SimSun" w:cs="Calibri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Calibri" w:hAnsi="Calibri" w:eastAsia="SimSun" w:cs="Calibri"/>
                <w:color w:val="000000" w:themeColor="text1"/>
                <w:kern w:val="0"/>
                <w:sz w:val="28"/>
                <w:szCs w:val="28"/>
                <w14:ligatures w14:val="none"/>
              </w:rPr>
              <w:t>Hover Time</w:t>
            </w:r>
          </w:p>
        </w:tc>
        <w:tc>
          <w:tcPr>
            <w:tcW w:w="4945" w:type="dxa"/>
          </w:tcPr>
          <w:p w:rsidRPr="007575C7" w:rsidR="007575C7" w:rsidP="00ED6586" w:rsidRDefault="007575C7" w14:paraId="04503A15" w14:textId="0C47E339">
            <w:pPr>
              <w:jc w:val="both"/>
              <w:rPr>
                <w:rFonts w:ascii="Calibri" w:hAnsi="Calibri" w:eastAsia="Times New Roman" w:cs="Calibri"/>
                <w:color w:val="C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Calibri" w:hAnsi="Calibri" w:eastAsia="Times New Roman" w:cs="Calibri"/>
                <w:color w:val="C00000"/>
                <w:kern w:val="0"/>
                <w:sz w:val="28"/>
                <w:szCs w:val="28"/>
                <w14:ligatures w14:val="none"/>
              </w:rPr>
              <w:t>20 min</w:t>
            </w:r>
          </w:p>
        </w:tc>
      </w:tr>
      <w:tr w:rsidR="007575C7" w:rsidTr="00185717" w14:paraId="159CBD59" w14:textId="77777777">
        <w:tc>
          <w:tcPr>
            <w:tcW w:w="4405" w:type="dxa"/>
          </w:tcPr>
          <w:p w:rsidR="007575C7" w:rsidP="00ED6586" w:rsidRDefault="007575C7" w14:paraId="63EDFCB5" w14:textId="12B85703">
            <w:pPr>
              <w:jc w:val="both"/>
              <w:rPr>
                <w:rFonts w:ascii="Calibri" w:hAnsi="Calibri" w:eastAsia="SimSun" w:cs="Calibri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Calibri" w:hAnsi="Calibri" w:eastAsia="SimSun" w:cs="Calibri"/>
                <w:color w:val="000000" w:themeColor="text1"/>
                <w:kern w:val="0"/>
                <w:sz w:val="28"/>
                <w:szCs w:val="28"/>
                <w14:ligatures w14:val="none"/>
              </w:rPr>
              <w:t>Operating Temperature</w:t>
            </w:r>
          </w:p>
        </w:tc>
        <w:tc>
          <w:tcPr>
            <w:tcW w:w="4945" w:type="dxa"/>
          </w:tcPr>
          <w:p w:rsidR="007575C7" w:rsidP="00ED6586" w:rsidRDefault="007575C7" w14:paraId="3C048CDD" w14:textId="2B8FC10C">
            <w:pPr>
              <w:jc w:val="both"/>
              <w:rPr>
                <w:rFonts w:ascii="Calibri" w:hAnsi="Calibri" w:eastAsia="Times New Roman" w:cs="Calibri"/>
                <w:color w:val="C00000"/>
                <w:kern w:val="0"/>
                <w:sz w:val="28"/>
                <w:szCs w:val="28"/>
                <w14:ligatures w14:val="none"/>
              </w:rPr>
            </w:pPr>
            <w:r w:rsidRPr="00ED6586">
              <w:rPr>
                <w:rFonts w:ascii="Calibri" w:hAnsi="Calibri" w:eastAsia="Times New Roman" w:cs="Calibri"/>
                <w:color w:val="000000"/>
                <w:kern w:val="0"/>
                <w:sz w:val="28"/>
                <w:szCs w:val="28"/>
                <w14:ligatures w14:val="none"/>
              </w:rPr>
              <w:t>-10°C~+40°C</w:t>
            </w:r>
          </w:p>
        </w:tc>
      </w:tr>
      <w:tr w:rsidR="007575C7" w:rsidTr="00185717" w14:paraId="54DFD90B" w14:textId="77777777">
        <w:tc>
          <w:tcPr>
            <w:tcW w:w="4405" w:type="dxa"/>
          </w:tcPr>
          <w:p w:rsidR="007575C7" w:rsidP="00ED6586" w:rsidRDefault="007575C7" w14:paraId="5D5008B9" w14:textId="35D1E606">
            <w:pPr>
              <w:jc w:val="both"/>
              <w:rPr>
                <w:rFonts w:ascii="Calibri" w:hAnsi="Calibri" w:eastAsia="SimSun" w:cs="Calibri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Calibri" w:hAnsi="Calibri" w:eastAsia="SimSun" w:cs="Calibri"/>
                <w:color w:val="000000" w:themeColor="text1"/>
                <w:kern w:val="0"/>
                <w:sz w:val="28"/>
                <w:szCs w:val="28"/>
                <w14:ligatures w14:val="none"/>
              </w:rPr>
              <w:t>Maximum Altitude</w:t>
            </w:r>
          </w:p>
        </w:tc>
        <w:tc>
          <w:tcPr>
            <w:tcW w:w="4945" w:type="dxa"/>
          </w:tcPr>
          <w:p w:rsidRPr="00ED6586" w:rsidR="007575C7" w:rsidP="00ED6586" w:rsidRDefault="000B719B" w14:paraId="626B992A" w14:textId="1827E1D7">
            <w:pPr>
              <w:jc w:val="both"/>
              <w:rPr>
                <w:rFonts w:ascii="Calibri" w:hAnsi="Calibri" w:eastAsia="Times New Roman" w:cs="Calibri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8"/>
                <w:szCs w:val="28"/>
                <w14:ligatures w14:val="none"/>
              </w:rPr>
              <w:t>1500 Ft. above ground level (AGL)</w:t>
            </w:r>
            <w:r w:rsidR="007575C7">
              <w:rPr>
                <w:rFonts w:ascii="Calibri" w:hAnsi="Calibri" w:eastAsia="Times New Roman" w:cs="Calibri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</w:tr>
      <w:tr w:rsidR="007575C7" w:rsidTr="00185717" w14:paraId="7AF27531" w14:textId="77777777">
        <w:tc>
          <w:tcPr>
            <w:tcW w:w="4405" w:type="dxa"/>
          </w:tcPr>
          <w:p w:rsidR="007575C7" w:rsidP="00ED6586" w:rsidRDefault="007575C7" w14:paraId="256921E1" w14:textId="069B1A95">
            <w:pPr>
              <w:jc w:val="both"/>
              <w:rPr>
                <w:rFonts w:ascii="Calibri" w:hAnsi="Calibri" w:eastAsia="SimSun" w:cs="Calibri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Calibri" w:hAnsi="Calibri" w:eastAsia="SimSun" w:cs="Calibri"/>
                <w:color w:val="000000" w:themeColor="text1"/>
                <w:kern w:val="0"/>
                <w:sz w:val="28"/>
                <w:szCs w:val="28"/>
                <w14:ligatures w14:val="none"/>
              </w:rPr>
              <w:t>Wind Resistance Level</w:t>
            </w:r>
          </w:p>
        </w:tc>
        <w:tc>
          <w:tcPr>
            <w:tcW w:w="4945" w:type="dxa"/>
          </w:tcPr>
          <w:p w:rsidR="007575C7" w:rsidP="00ED6586" w:rsidRDefault="007575C7" w14:paraId="4D4569A3" w14:textId="38546A40">
            <w:pPr>
              <w:jc w:val="both"/>
              <w:rPr>
                <w:rFonts w:ascii="Calibri" w:hAnsi="Calibri" w:eastAsia="Times New Roman" w:cs="Calibri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8"/>
                <w:szCs w:val="28"/>
                <w14:ligatures w14:val="none"/>
              </w:rPr>
              <w:t>4 – 6</w:t>
            </w:r>
          </w:p>
        </w:tc>
      </w:tr>
      <w:tr w:rsidR="007575C7" w:rsidTr="00185717" w14:paraId="4531047D" w14:textId="77777777">
        <w:tc>
          <w:tcPr>
            <w:tcW w:w="4405" w:type="dxa"/>
          </w:tcPr>
          <w:p w:rsidR="007575C7" w:rsidP="00ED6586" w:rsidRDefault="007575C7" w14:paraId="5C40287C" w14:textId="204BFF3B">
            <w:pPr>
              <w:jc w:val="both"/>
              <w:rPr>
                <w:rFonts w:ascii="Calibri" w:hAnsi="Calibri" w:eastAsia="SimSun" w:cs="Calibri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Calibri" w:hAnsi="Calibri" w:eastAsia="SimSun" w:cs="Calibri"/>
                <w:color w:val="000000" w:themeColor="text1"/>
                <w:kern w:val="0"/>
                <w:sz w:val="28"/>
                <w:szCs w:val="28"/>
                <w14:ligatures w14:val="none"/>
              </w:rPr>
              <w:t>No. of Motors</w:t>
            </w:r>
          </w:p>
        </w:tc>
        <w:tc>
          <w:tcPr>
            <w:tcW w:w="4945" w:type="dxa"/>
          </w:tcPr>
          <w:p w:rsidR="007575C7" w:rsidP="00ED6586" w:rsidRDefault="007575C7" w14:paraId="245DFFF4" w14:textId="0024914F">
            <w:pPr>
              <w:jc w:val="both"/>
              <w:rPr>
                <w:rFonts w:ascii="Calibri" w:hAnsi="Calibri" w:eastAsia="Times New Roman" w:cs="Calibri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8"/>
                <w:szCs w:val="28"/>
                <w14:ligatures w14:val="none"/>
              </w:rPr>
              <w:t>8</w:t>
            </w:r>
          </w:p>
        </w:tc>
      </w:tr>
      <w:tr w:rsidR="007575C7" w:rsidTr="00185717" w14:paraId="2169B1B5" w14:textId="77777777">
        <w:tc>
          <w:tcPr>
            <w:tcW w:w="4405" w:type="dxa"/>
          </w:tcPr>
          <w:p w:rsidR="007575C7" w:rsidP="00ED6586" w:rsidRDefault="007575C7" w14:paraId="3E1516CB" w14:textId="07CFCA91">
            <w:pPr>
              <w:jc w:val="both"/>
              <w:rPr>
                <w:rFonts w:ascii="Calibri" w:hAnsi="Calibri" w:eastAsia="SimSun" w:cs="Calibri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Calibri" w:hAnsi="Calibri" w:eastAsia="SimSun" w:cs="Calibri"/>
                <w:color w:val="000000" w:themeColor="text1"/>
                <w:kern w:val="0"/>
                <w:sz w:val="28"/>
                <w:szCs w:val="28"/>
                <w14:ligatures w14:val="none"/>
              </w:rPr>
              <w:t>Unfolded Dimensions</w:t>
            </w:r>
          </w:p>
        </w:tc>
        <w:tc>
          <w:tcPr>
            <w:tcW w:w="4945" w:type="dxa"/>
          </w:tcPr>
          <w:p w:rsidR="007575C7" w:rsidP="00ED6586" w:rsidRDefault="007575C7" w14:paraId="4A184DB3" w14:textId="464209B2">
            <w:pPr>
              <w:jc w:val="both"/>
              <w:rPr>
                <w:rFonts w:ascii="Calibri" w:hAnsi="Calibri" w:eastAsia="Times New Roman" w:cs="Calibri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8"/>
                <w:szCs w:val="28"/>
                <w14:ligatures w14:val="none"/>
              </w:rPr>
              <w:t>2,650 x 2,450 x 1280 mm</w:t>
            </w:r>
          </w:p>
        </w:tc>
      </w:tr>
      <w:tr w:rsidR="007575C7" w:rsidTr="00185717" w14:paraId="31D25198" w14:textId="77777777">
        <w:tc>
          <w:tcPr>
            <w:tcW w:w="4405" w:type="dxa"/>
          </w:tcPr>
          <w:p w:rsidR="007575C7" w:rsidP="00ED6586" w:rsidRDefault="007575C7" w14:paraId="0F420AD0" w14:textId="68E2E485">
            <w:pPr>
              <w:jc w:val="both"/>
              <w:rPr>
                <w:rFonts w:ascii="Calibri" w:hAnsi="Calibri" w:eastAsia="SimSun" w:cs="Calibri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Calibri" w:hAnsi="Calibri" w:eastAsia="SimSun" w:cs="Calibri"/>
                <w:color w:val="000000" w:themeColor="text1"/>
                <w:kern w:val="0"/>
                <w:sz w:val="28"/>
                <w:szCs w:val="28"/>
                <w14:ligatures w14:val="none"/>
              </w:rPr>
              <w:t>Folded Dimensions</w:t>
            </w:r>
          </w:p>
        </w:tc>
        <w:tc>
          <w:tcPr>
            <w:tcW w:w="4945" w:type="dxa"/>
          </w:tcPr>
          <w:p w:rsidR="007575C7" w:rsidP="00ED6586" w:rsidRDefault="007575C7" w14:paraId="73A591AB" w14:textId="336587A1">
            <w:pPr>
              <w:jc w:val="both"/>
              <w:rPr>
                <w:rFonts w:ascii="Calibri" w:hAnsi="Calibri" w:eastAsia="Times New Roman" w:cs="Calibri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8"/>
                <w:szCs w:val="28"/>
                <w14:ligatures w14:val="none"/>
              </w:rPr>
              <w:t>2,650 x 1,380 x 1,280 mm</w:t>
            </w:r>
          </w:p>
        </w:tc>
      </w:tr>
      <w:tr w:rsidR="007575C7" w:rsidTr="00185717" w14:paraId="67957B54" w14:textId="77777777">
        <w:tc>
          <w:tcPr>
            <w:tcW w:w="4405" w:type="dxa"/>
          </w:tcPr>
          <w:p w:rsidR="007575C7" w:rsidP="00ED6586" w:rsidRDefault="007575C7" w14:paraId="7558FFB0" w14:textId="515FF5C1">
            <w:pPr>
              <w:jc w:val="both"/>
              <w:rPr>
                <w:rFonts w:ascii="Calibri" w:hAnsi="Calibri" w:eastAsia="SimSun" w:cs="Calibri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Calibri" w:hAnsi="Calibri" w:eastAsia="SimSun" w:cs="Calibri"/>
                <w:color w:val="000000" w:themeColor="text1"/>
                <w:kern w:val="0"/>
                <w:sz w:val="28"/>
                <w:szCs w:val="28"/>
                <w14:ligatures w14:val="none"/>
              </w:rPr>
              <w:t>Crew</w:t>
            </w:r>
          </w:p>
        </w:tc>
        <w:tc>
          <w:tcPr>
            <w:tcW w:w="4945" w:type="dxa"/>
          </w:tcPr>
          <w:p w:rsidR="007575C7" w:rsidP="00ED6586" w:rsidRDefault="007575C7" w14:paraId="7255FB45" w14:textId="5AA1C3AA">
            <w:pPr>
              <w:jc w:val="both"/>
              <w:rPr>
                <w:rFonts w:ascii="Calibri" w:hAnsi="Calibri" w:eastAsia="Times New Roman" w:cs="Calibri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8"/>
                <w:szCs w:val="28"/>
                <w14:ligatures w14:val="none"/>
              </w:rPr>
              <w:t>1 Person</w:t>
            </w:r>
          </w:p>
        </w:tc>
      </w:tr>
      <w:tr w:rsidR="007575C7" w:rsidTr="00185717" w14:paraId="76BCCDD5" w14:textId="77777777">
        <w:tc>
          <w:tcPr>
            <w:tcW w:w="4405" w:type="dxa"/>
          </w:tcPr>
          <w:p w:rsidR="007575C7" w:rsidP="00ED6586" w:rsidRDefault="00EC64E2" w14:paraId="5825756E" w14:textId="39845CF8">
            <w:pPr>
              <w:jc w:val="both"/>
              <w:rPr>
                <w:rFonts w:ascii="Calibri" w:hAnsi="Calibri" w:eastAsia="SimSun" w:cs="Calibri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Calibri" w:hAnsi="Calibri" w:eastAsia="SimSun" w:cs="Calibri"/>
                <w:color w:val="000000" w:themeColor="text1"/>
                <w:kern w:val="0"/>
                <w:sz w:val="28"/>
                <w:szCs w:val="28"/>
                <w14:ligatures w14:val="none"/>
              </w:rPr>
              <w:t>Power Source</w:t>
            </w:r>
          </w:p>
        </w:tc>
        <w:tc>
          <w:tcPr>
            <w:tcW w:w="4945" w:type="dxa"/>
          </w:tcPr>
          <w:p w:rsidR="007575C7" w:rsidP="00ED6586" w:rsidRDefault="00EC64E2" w14:paraId="3016D381" w14:textId="082C39EA">
            <w:pPr>
              <w:jc w:val="both"/>
              <w:rPr>
                <w:rFonts w:ascii="Calibri" w:hAnsi="Calibri" w:eastAsia="Times New Roman" w:cs="Calibri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8"/>
                <w:szCs w:val="28"/>
                <w14:ligatures w14:val="none"/>
              </w:rPr>
              <w:t>Electric Lithium Battery</w:t>
            </w:r>
          </w:p>
        </w:tc>
      </w:tr>
    </w:tbl>
    <w:p w:rsidR="00185717" w:rsidP="00ED6586" w:rsidRDefault="00185717" w14:paraId="0DB68569" w14:textId="77777777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</w:p>
    <w:p w:rsidRPr="006257AF" w:rsidR="00C366EA" w:rsidP="1BFA1907" w:rsidRDefault="00C366EA" w14:paraId="2B7656F0" w14:textId="68389986">
      <w:pPr>
        <w:pStyle w:val="Normal"/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</w:p>
    <w:p w:rsidRPr="00E82FD6" w:rsidR="00ED6586" w:rsidP="00ED6586" w:rsidRDefault="00ED6586" w14:paraId="54B194FB" w14:textId="0EF36BAC">
      <w:pPr>
        <w:spacing w:after="0" w:line="240" w:lineRule="auto"/>
        <w:jc w:val="both"/>
        <w:rPr>
          <w:rFonts w:ascii="Calibri" w:hAnsi="Calibri" w:eastAsia="Times New Roman" w:cs="Calibri"/>
          <w:b/>
          <w:bCs/>
          <w:color w:val="000000"/>
          <w:kern w:val="0"/>
          <w:sz w:val="32"/>
          <w:szCs w:val="32"/>
          <w14:ligatures w14:val="none"/>
        </w:rPr>
      </w:pPr>
      <w:r w:rsidRPr="00E82FD6">
        <w:rPr>
          <w:rFonts w:ascii="Calibri" w:hAnsi="Calibri" w:eastAsia="Times New Roman" w:cs="Calibri"/>
          <w:b/>
          <w:bCs/>
          <w:color w:val="000000"/>
          <w:kern w:val="0"/>
          <w:sz w:val="32"/>
          <w:szCs w:val="32"/>
          <w14:ligatures w14:val="none"/>
        </w:rPr>
        <w:t>1.4 Regulatory Statement</w:t>
      </w:r>
    </w:p>
    <w:p w:rsidR="00832C55" w:rsidP="00ED6586" w:rsidRDefault="00832C55" w14:paraId="046C4685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="00AD1441" w:rsidP="00ED6586" w:rsidRDefault="00F63AC9" w14:paraId="25EEEC10" w14:textId="7E42CD1E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The HayesX-250 is designed, built, and operated in accordance with the US FAA Part 103 Regulations and CCAR-91-R4 Requirements for Ultralight Vehicles. </w:t>
      </w:r>
      <w:r w:rsidR="00B95162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 </w:t>
      </w:r>
    </w:p>
    <w:p w:rsidRPr="00ED6586" w:rsidR="00AD1441" w:rsidP="00ED6586" w:rsidRDefault="00AD1441" w14:paraId="35F713BF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="00AD1441" w:rsidP="00ED6586" w:rsidRDefault="00B95162" w14:paraId="11D1DBDE" w14:textId="77777777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Under these Regulations, the HayesX-250 is classified as an Ultralight Vehicle</w:t>
      </w:r>
      <w:r w:rsidR="00AD1441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 xml:space="preserve"> and accordingly:</w:t>
      </w:r>
    </w:p>
    <w:p w:rsidRPr="00E82FD6" w:rsidR="00AD1441" w:rsidP="00E82FD6" w:rsidRDefault="00AD1441" w14:paraId="0314920C" w14:textId="7777777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No Vehicle Certification is required</w:t>
      </w:r>
    </w:p>
    <w:p w:rsidRPr="00E82FD6" w:rsidR="00AD1441" w:rsidP="00E82FD6" w:rsidRDefault="00AD1441" w14:paraId="798A6319" w14:textId="7777777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No Airworthiness Certificate is required</w:t>
      </w:r>
    </w:p>
    <w:p w:rsidRPr="00E82FD6" w:rsidR="00ED6586" w:rsidP="00E82FD6" w:rsidRDefault="00AD1441" w14:paraId="1394459C" w14:textId="6F0F02A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Certification as a conventional aircraft is not required</w:t>
      </w:r>
      <w:r w:rsidRPr="00E82FD6" w:rsidR="00B95162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 xml:space="preserve"> </w:t>
      </w:r>
    </w:p>
    <w:p w:rsidR="003A5F40" w:rsidP="00ED6586" w:rsidRDefault="003A5F40" w14:paraId="3BFF4D22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="003A5F40" w:rsidP="00ED6586" w:rsidRDefault="003A5F40" w14:paraId="2E582C44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="003A5F40" w:rsidP="00ED6586" w:rsidRDefault="003A5F40" w14:paraId="78211B5A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="003A5F40" w:rsidP="00ED6586" w:rsidRDefault="003A5F40" w14:paraId="4715AB7A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="003A5F40" w:rsidP="00ED6586" w:rsidRDefault="003A5F40" w14:paraId="01878EE1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="003A5F40" w:rsidP="00ED6586" w:rsidRDefault="003A5F40" w14:paraId="40D9FF7C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="003A5F40" w:rsidP="00ED6586" w:rsidRDefault="003A5F40" w14:paraId="3F8A89EB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="003A5F40" w:rsidP="00ED6586" w:rsidRDefault="003A5F40" w14:paraId="4D518C1F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3A5F40" w:rsidP="00ED6586" w:rsidRDefault="003A5F40" w14:paraId="6548F8E4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="00EE7049" w:rsidRDefault="00EE7049" w14:paraId="20B2D252" w14:textId="77777777">
      <w:pPr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br w:type="page"/>
      </w:r>
    </w:p>
    <w:p w:rsidRPr="006257AF" w:rsidR="00C366EA" w:rsidP="00ED6586" w:rsidRDefault="00C366EA" w14:paraId="618AD8F9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82FD6" w:rsidR="00ED6586" w:rsidP="1BFA1907" w:rsidRDefault="00ED6586" w14:paraId="1C91A75B" w14:textId="75F20A87">
      <w:pPr>
        <w:spacing w:after="0" w:line="240" w:lineRule="auto"/>
        <w:jc w:val="center"/>
        <w:rPr>
          <w:rFonts w:ascii="Calibri" w:hAnsi="Calibri" w:eastAsia="Times New Roman" w:cs="Calibri"/>
          <w:b w:val="1"/>
          <w:bCs w:val="1"/>
          <w:color w:val="000000"/>
          <w:kern w:val="0"/>
          <w:sz w:val="72"/>
          <w:szCs w:val="72"/>
          <w14:ligatures w14:val="none"/>
        </w:rPr>
      </w:pPr>
      <w:r w:rsidRPr="00E82FD6">
        <w:rPr>
          <w:rFonts w:ascii="Calibri" w:hAnsi="Calibri" w:eastAsia="Times New Roman" w:cs="Calibri"/>
          <w:b w:val="1"/>
          <w:bCs w:val="1"/>
          <w:color w:val="000000"/>
          <w:kern w:val="0"/>
          <w:sz w:val="72"/>
          <w:szCs w:val="72"/>
          <w14:ligatures w14:val="none"/>
        </w:rPr>
        <w:t>CHAPTER 2</w:t>
      </w:r>
    </w:p>
    <w:p w:rsidRPr="00E82FD6" w:rsidR="001E7B07" w:rsidP="00ED6586" w:rsidRDefault="001E7B07" w14:paraId="78393212" w14:textId="77777777">
      <w:pPr>
        <w:spacing w:after="0" w:line="240" w:lineRule="auto"/>
        <w:jc w:val="both"/>
        <w:rPr>
          <w:rFonts w:ascii="Calibri" w:hAnsi="Calibri" w:eastAsia="Times New Roman" w:cs="Calibri"/>
          <w:b/>
          <w:bCs/>
          <w:color w:val="000000"/>
          <w:kern w:val="0"/>
          <w:sz w:val="52"/>
          <w:szCs w:val="52"/>
          <w14:ligatures w14:val="none"/>
        </w:rPr>
      </w:pPr>
    </w:p>
    <w:p w:rsidRPr="00E82FD6" w:rsidR="00ED6586" w:rsidP="00ED6586" w:rsidRDefault="00ED6586" w14:paraId="6EC6F7CA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52"/>
          <w:szCs w:val="52"/>
          <w14:ligatures w14:val="none"/>
        </w:rPr>
      </w:pPr>
      <w:r w:rsidRPr="00E82FD6">
        <w:rPr>
          <w:rFonts w:ascii="Calibri" w:hAnsi="Calibri" w:eastAsia="Times New Roman" w:cs="Calibri"/>
          <w:b/>
          <w:bCs/>
          <w:color w:val="000000"/>
          <w:kern w:val="0"/>
          <w:sz w:val="52"/>
          <w:szCs w:val="52"/>
          <w14:ligatures w14:val="none"/>
        </w:rPr>
        <w:t>OPERATING LIMITATIONS</w:t>
      </w:r>
    </w:p>
    <w:p w:rsidRPr="00ED6586" w:rsidR="00ED6586" w:rsidP="00ED6586" w:rsidRDefault="00ED6586" w14:paraId="621CEE87" w14:textId="2F5620A0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82FD6" w:rsidR="00ED6586" w:rsidP="00ED6586" w:rsidRDefault="00ED6586" w14:paraId="0AF78B56" w14:textId="77777777">
      <w:pPr>
        <w:spacing w:after="0" w:line="240" w:lineRule="auto"/>
        <w:jc w:val="both"/>
        <w:rPr>
          <w:rFonts w:ascii="Calibri" w:hAnsi="Calibri" w:eastAsia="Times New Roman" w:cs="Calibri"/>
          <w:b/>
          <w:bCs/>
          <w:color w:val="000000"/>
          <w:kern w:val="0"/>
          <w:sz w:val="32"/>
          <w:szCs w:val="32"/>
          <w14:ligatures w14:val="none"/>
        </w:rPr>
      </w:pPr>
      <w:r w:rsidRPr="00E82FD6">
        <w:rPr>
          <w:rFonts w:ascii="Calibri" w:hAnsi="Calibri" w:eastAsia="Times New Roman" w:cs="Calibri"/>
          <w:b/>
          <w:bCs/>
          <w:color w:val="000000"/>
          <w:kern w:val="0"/>
          <w:sz w:val="32"/>
          <w:szCs w:val="32"/>
          <w14:ligatures w14:val="none"/>
        </w:rPr>
        <w:t>2.1 Airspeed Limitations</w:t>
      </w:r>
    </w:p>
    <w:p w:rsidRPr="00ED6586" w:rsidR="00ED6586" w:rsidP="00ED6586" w:rsidRDefault="00ED6586" w14:paraId="55A910FF" w14:textId="316A8AF9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3A5F40" w14:paraId="51FDEDAA" w14:textId="5F623A9D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Velocity </w:t>
      </w:r>
      <w:r w:rsidRPr="00ED6586" w:rsid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Never Exceed (VNE)</w:t>
      </w:r>
    </w:p>
    <w:p w:rsidR="001E7B07" w:rsidP="00ED6586" w:rsidRDefault="001E7B07" w14:paraId="00524B37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1593633C" w14:textId="4E612842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100 km/h</w:t>
      </w:r>
    </w:p>
    <w:p w:rsidRPr="00ED6586" w:rsidR="00ED6586" w:rsidP="00ED6586" w:rsidRDefault="00ED6586" w14:paraId="5252AB6B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62 mph</w:t>
      </w:r>
    </w:p>
    <w:p w:rsidRPr="00ED6586" w:rsidR="001E7B07" w:rsidP="00ED6586" w:rsidRDefault="001E7B07" w14:paraId="4489B7AC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00BDB93F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Recommended Cruise Speed</w:t>
      </w:r>
    </w:p>
    <w:p w:rsidR="001E7B07" w:rsidP="00ED6586" w:rsidRDefault="001E7B07" w14:paraId="4284BE9F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09785D7D" w14:textId="5AE29BED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40 km/h</w:t>
      </w:r>
    </w:p>
    <w:p w:rsidRPr="00ED6586" w:rsidR="00ED6586" w:rsidP="00ED6586" w:rsidRDefault="00ED6586" w14:paraId="69A72F58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25 mph</w:t>
      </w:r>
    </w:p>
    <w:p w:rsidRPr="00ED6586" w:rsidR="003A5F40" w:rsidP="00ED6586" w:rsidRDefault="003A5F40" w14:paraId="436BEE74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82FD6" w:rsidR="00ED6586" w:rsidP="00ED6586" w:rsidRDefault="00ED6586" w14:paraId="461D19C1" w14:textId="3F80A1A9">
      <w:pPr>
        <w:spacing w:after="0" w:line="240" w:lineRule="auto"/>
        <w:jc w:val="both"/>
        <w:rPr>
          <w:rFonts w:ascii="Calibri" w:hAnsi="Calibri" w:eastAsia="Times New Roman" w:cs="Calibri"/>
          <w:b/>
          <w:bCs/>
          <w:color w:val="000000"/>
          <w:kern w:val="0"/>
          <w:sz w:val="32"/>
          <w:szCs w:val="32"/>
          <w14:ligatures w14:val="none"/>
        </w:rPr>
      </w:pPr>
      <w:r w:rsidRPr="00E82FD6">
        <w:rPr>
          <w:rFonts w:ascii="Calibri" w:hAnsi="Calibri" w:eastAsia="Times New Roman" w:cs="Calibri"/>
          <w:b/>
          <w:bCs/>
          <w:color w:val="000000"/>
          <w:kern w:val="0"/>
          <w:sz w:val="32"/>
          <w:szCs w:val="32"/>
          <w14:ligatures w14:val="none"/>
        </w:rPr>
        <w:t>2.2 Weight Limitations</w:t>
      </w:r>
    </w:p>
    <w:p w:rsidR="001E7B07" w:rsidP="00ED6586" w:rsidRDefault="001E7B07" w14:paraId="571CB12F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6571E212" w14:textId="37BFE0B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Maximum Takeoff Weight</w:t>
      </w:r>
    </w:p>
    <w:p w:rsidR="001E7B07" w:rsidP="00ED6586" w:rsidRDefault="001E7B07" w14:paraId="0AD3A77E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5CFAA806" w14:textId="252B57CA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216 kg</w:t>
      </w:r>
    </w:p>
    <w:p w:rsidRPr="00ED6586" w:rsidR="001E7B07" w:rsidP="00ED6586" w:rsidRDefault="001E7B07" w14:paraId="4CB5BB25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="001E7B07" w:rsidP="00ED6586" w:rsidRDefault="00ED6586" w14:paraId="22B9FD99" w14:textId="16C51738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Maximum Pilot Weight</w:t>
      </w:r>
      <w:r w:rsidR="003A5F40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 </w:t>
      </w:r>
    </w:p>
    <w:p w:rsidRPr="00ED6586" w:rsidR="001E7B07" w:rsidP="00ED6586" w:rsidRDefault="001E7B07" w14:paraId="0E85FC7F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6F9027F4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100 kg</w:t>
      </w:r>
    </w:p>
    <w:p w:rsidRPr="00ED6586" w:rsidR="00ED6586" w:rsidP="00ED6586" w:rsidRDefault="00ED6586" w14:paraId="0859AD03" w14:textId="221879CA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734EF8D2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Minimum Pilot Weight</w:t>
      </w:r>
    </w:p>
    <w:p w:rsidRPr="00ED6586" w:rsidR="001E7B07" w:rsidP="00ED6586" w:rsidRDefault="001E7B07" w14:paraId="0C22B60D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6EF7088F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No Restriction</w:t>
      </w:r>
    </w:p>
    <w:p w:rsidRPr="00ED6586" w:rsidR="00D77FE0" w:rsidP="00ED6586" w:rsidRDefault="00D77FE0" w14:paraId="06C5E4B8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82FD6" w:rsidR="00ED6586" w:rsidP="00ED6586" w:rsidRDefault="00ED6586" w14:paraId="0ABA93DF" w14:textId="77777777">
      <w:pPr>
        <w:spacing w:after="0" w:line="240" w:lineRule="auto"/>
        <w:jc w:val="both"/>
        <w:rPr>
          <w:rFonts w:ascii="Calibri" w:hAnsi="Calibri" w:eastAsia="Times New Roman" w:cs="Calibri"/>
          <w:b/>
          <w:bCs/>
          <w:color w:val="000000"/>
          <w:kern w:val="0"/>
          <w:sz w:val="32"/>
          <w:szCs w:val="32"/>
          <w14:ligatures w14:val="none"/>
        </w:rPr>
      </w:pPr>
      <w:r w:rsidRPr="00E82FD6">
        <w:rPr>
          <w:rFonts w:ascii="Calibri" w:hAnsi="Calibri" w:eastAsia="Times New Roman" w:cs="Calibri"/>
          <w:b/>
          <w:bCs/>
          <w:color w:val="000000"/>
          <w:kern w:val="0"/>
          <w:sz w:val="32"/>
          <w:szCs w:val="32"/>
          <w14:ligatures w14:val="none"/>
        </w:rPr>
        <w:t>2.3 Load Factor Limits</w:t>
      </w:r>
    </w:p>
    <w:p w:rsidRPr="00ED6586" w:rsidR="001E7B07" w:rsidP="00ED6586" w:rsidRDefault="001E7B07" w14:paraId="0A5DF940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2B393F82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Positive Limit Load</w:t>
      </w:r>
    </w:p>
    <w:p w:rsidR="001E7B07" w:rsidP="00ED6586" w:rsidRDefault="001E7B07" w14:paraId="6DA0C965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4E461838" w14:textId="59CD2EA9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+2.0 G</w:t>
      </w:r>
      <w:r w:rsidR="008D7130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-force</w:t>
      </w:r>
    </w:p>
    <w:p w:rsidRPr="00ED6586" w:rsidR="001E7B07" w:rsidP="00ED6586" w:rsidRDefault="001E7B07" w14:paraId="74185685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392453B1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Negative Limit Load</w:t>
      </w:r>
    </w:p>
    <w:p w:rsidR="001E7B07" w:rsidP="00ED6586" w:rsidRDefault="001E7B07" w14:paraId="03EEB930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41AB75C2" w14:textId="016B1703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-2.0 G</w:t>
      </w:r>
      <w:r w:rsidR="008D7130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-force</w:t>
      </w:r>
    </w:p>
    <w:p w:rsidR="001E7B07" w:rsidP="00ED6586" w:rsidRDefault="001E7B07" w14:paraId="58B7350D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69D15FC0" w14:textId="3A012362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Ultimate Load</w:t>
      </w:r>
    </w:p>
    <w:p w:rsidR="001E7B07" w:rsidP="00ED6586" w:rsidRDefault="001E7B07" w14:paraId="599043F6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20534582" w14:textId="045E88B0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+3.0 G</w:t>
      </w:r>
      <w:r w:rsidR="008D7130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-force –</w:t>
      </w: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 2.0 G</w:t>
      </w:r>
      <w:r w:rsidR="008D7130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-force</w:t>
      </w:r>
    </w:p>
    <w:p w:rsidRPr="00ED6586" w:rsidR="00D77FE0" w:rsidP="00ED6586" w:rsidRDefault="00D77FE0" w14:paraId="077189CF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82FD6" w:rsidR="00ED6586" w:rsidP="00ED6586" w:rsidRDefault="00ED6586" w14:paraId="1579F17C" w14:textId="77777777">
      <w:pPr>
        <w:spacing w:after="0" w:line="240" w:lineRule="auto"/>
        <w:jc w:val="both"/>
        <w:rPr>
          <w:rFonts w:ascii="Calibri" w:hAnsi="Calibri" w:eastAsia="Times New Roman" w:cs="Calibri"/>
          <w:b/>
          <w:bCs/>
          <w:color w:val="000000"/>
          <w:kern w:val="0"/>
          <w:sz w:val="32"/>
          <w:szCs w:val="32"/>
          <w14:ligatures w14:val="none"/>
        </w:rPr>
      </w:pPr>
      <w:r w:rsidRPr="00E82FD6">
        <w:rPr>
          <w:rFonts w:ascii="Calibri" w:hAnsi="Calibri" w:eastAsia="Times New Roman" w:cs="Calibri"/>
          <w:b/>
          <w:bCs/>
          <w:color w:val="000000"/>
          <w:kern w:val="0"/>
          <w:sz w:val="32"/>
          <w:szCs w:val="32"/>
          <w14:ligatures w14:val="none"/>
        </w:rPr>
        <w:t>2.4 Attitude Limitations</w:t>
      </w:r>
    </w:p>
    <w:p w:rsidRPr="00ED6586" w:rsidR="001E7B07" w:rsidP="00ED6586" w:rsidRDefault="001E7B07" w14:paraId="2F09957B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4E4656ED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Maximum Roll Angle</w:t>
      </w:r>
    </w:p>
    <w:p w:rsidR="001E7B07" w:rsidP="00ED6586" w:rsidRDefault="001E7B07" w14:paraId="3A3F4C78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7B81A933" w14:textId="0EFDD0C8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30°</w:t>
      </w:r>
    </w:p>
    <w:p w:rsidRPr="00ED6586" w:rsidR="001E7B07" w:rsidP="00ED6586" w:rsidRDefault="001E7B07" w14:paraId="7D4AE4C9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48E9DB41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Maximum Pitch Angle</w:t>
      </w:r>
    </w:p>
    <w:p w:rsidR="001E7B07" w:rsidP="00ED6586" w:rsidRDefault="001E7B07" w14:paraId="254F481B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4E8D379C" w14:textId="63F767A0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30°</w:t>
      </w:r>
    </w:p>
    <w:p w:rsidRPr="00ED6586" w:rsidR="00D77FE0" w:rsidP="00ED6586" w:rsidRDefault="00D77FE0" w14:paraId="59FB6BE5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82FD6" w:rsidR="00ED6586" w:rsidP="00ED6586" w:rsidRDefault="00ED6586" w14:paraId="51941AEA" w14:textId="77777777">
      <w:pPr>
        <w:spacing w:after="0" w:line="240" w:lineRule="auto"/>
        <w:jc w:val="both"/>
        <w:rPr>
          <w:rFonts w:ascii="Calibri" w:hAnsi="Calibri" w:eastAsia="Times New Roman" w:cs="Calibri"/>
          <w:b/>
          <w:bCs/>
          <w:color w:val="000000"/>
          <w:kern w:val="0"/>
          <w:sz w:val="32"/>
          <w:szCs w:val="32"/>
          <w14:ligatures w14:val="none"/>
        </w:rPr>
      </w:pPr>
      <w:r w:rsidRPr="00E82FD6">
        <w:rPr>
          <w:rFonts w:ascii="Calibri" w:hAnsi="Calibri" w:eastAsia="Times New Roman" w:cs="Calibri"/>
          <w:b/>
          <w:bCs/>
          <w:color w:val="000000"/>
          <w:kern w:val="0"/>
          <w:sz w:val="32"/>
          <w:szCs w:val="32"/>
          <w14:ligatures w14:val="none"/>
        </w:rPr>
        <w:t>2.5 Battery Limitations</w:t>
      </w:r>
    </w:p>
    <w:p w:rsidRPr="00ED6586" w:rsidR="001E7B07" w:rsidP="00ED6586" w:rsidRDefault="001E7B07" w14:paraId="32550C5C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626A06E6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Minimum Battery Before Takeoff</w:t>
      </w:r>
    </w:p>
    <w:p w:rsidR="001E7B07" w:rsidP="00ED6586" w:rsidRDefault="001E7B07" w14:paraId="4A942D97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189797F9" w14:textId="07741B72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95%</w:t>
      </w:r>
    </w:p>
    <w:p w:rsidR="001E7B07" w:rsidP="00ED6586" w:rsidRDefault="001E7B07" w14:paraId="4DD6C6F3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0AADECF3" w14:textId="4AB64736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Minimum Battery Before Landing</w:t>
      </w:r>
    </w:p>
    <w:p w:rsidR="001E7B07" w:rsidP="00ED6586" w:rsidRDefault="001E7B07" w14:paraId="299C42F8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4D67D050" w14:textId="74EC5596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35%</w:t>
      </w:r>
    </w:p>
    <w:p w:rsidRPr="00ED6586" w:rsidR="001E7B07" w:rsidP="00ED6586" w:rsidRDefault="001E7B07" w14:paraId="76A1A165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3D78E430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Emergency Battery Warning</w:t>
      </w:r>
    </w:p>
    <w:p w:rsidR="001E7B07" w:rsidP="00ED6586" w:rsidRDefault="001E7B07" w14:paraId="2847E2A7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61D6CAD2" w14:textId="1F480080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30%</w:t>
      </w:r>
    </w:p>
    <w:p w:rsidRPr="00ED6586" w:rsidR="001E7B07" w:rsidP="00ED6586" w:rsidRDefault="001E7B07" w14:paraId="2F1A6D1D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2A435A78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Immediate landing required.</w:t>
      </w:r>
    </w:p>
    <w:p w:rsidRPr="00ED6586" w:rsidR="00D77FE0" w:rsidP="00ED6586" w:rsidRDefault="00D77FE0" w14:paraId="1C5A1690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82FD6" w:rsidR="00ED6586" w:rsidP="00ED6586" w:rsidRDefault="00ED6586" w14:paraId="17707CEE" w14:textId="77777777">
      <w:pPr>
        <w:spacing w:after="0" w:line="240" w:lineRule="auto"/>
        <w:jc w:val="both"/>
        <w:rPr>
          <w:rFonts w:ascii="Calibri" w:hAnsi="Calibri" w:eastAsia="Times New Roman" w:cs="Calibri"/>
          <w:b/>
          <w:bCs/>
          <w:color w:val="000000"/>
          <w:kern w:val="0"/>
          <w:sz w:val="32"/>
          <w:szCs w:val="32"/>
          <w14:ligatures w14:val="none"/>
        </w:rPr>
      </w:pPr>
      <w:r w:rsidRPr="00E82FD6">
        <w:rPr>
          <w:rFonts w:ascii="Calibri" w:hAnsi="Calibri" w:eastAsia="Times New Roman" w:cs="Calibri"/>
          <w:b/>
          <w:bCs/>
          <w:color w:val="000000"/>
          <w:kern w:val="0"/>
          <w:sz w:val="32"/>
          <w:szCs w:val="32"/>
          <w14:ligatures w14:val="none"/>
        </w:rPr>
        <w:t>2.6 Ballistic Recovery System</w:t>
      </w:r>
    </w:p>
    <w:p w:rsidRPr="00ED6586" w:rsidR="00AE156F" w:rsidP="00ED6586" w:rsidRDefault="00AE156F" w14:paraId="7EB08544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21FA9C04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Model</w:t>
      </w:r>
    </w:p>
    <w:p w:rsidR="00AE156F" w:rsidP="00ED6586" w:rsidRDefault="00AE156F" w14:paraId="6872D681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263FFF3A" w14:textId="6B81AA65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GBS 10M</w:t>
      </w:r>
    </w:p>
    <w:p w:rsidRPr="00ED6586" w:rsidR="00AE156F" w:rsidP="00ED6586" w:rsidRDefault="00AE156F" w14:paraId="481747CF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2783748F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Maximum Deployment Speed</w:t>
      </w:r>
    </w:p>
    <w:p w:rsidR="00AE156F" w:rsidP="00ED6586" w:rsidRDefault="00AE156F" w14:paraId="7140B8AA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791B5947" w14:textId="7645DD1E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100 km/h</w:t>
      </w:r>
    </w:p>
    <w:p w:rsidRPr="00ED6586" w:rsidR="00AE156F" w:rsidP="00ED6586" w:rsidRDefault="00AE156F" w14:paraId="1294D2E1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24DE0CBA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Minimum Recommended Deployment Height</w:t>
      </w:r>
    </w:p>
    <w:p w:rsidR="00AE156F" w:rsidP="00ED6586" w:rsidRDefault="00AE156F" w14:paraId="40F983C7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759B0F56" w14:textId="5855FEE8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10 m AGL</w:t>
      </w:r>
    </w:p>
    <w:p w:rsidR="00AE156F" w:rsidP="00ED6586" w:rsidRDefault="00AE156F" w14:paraId="4370755F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58A8594A" w14:textId="058B134F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Activation Handle Location</w:t>
      </w:r>
    </w:p>
    <w:p w:rsidRPr="00ED6586" w:rsidR="00AE156F" w:rsidP="00ED6586" w:rsidRDefault="00AE156F" w14:paraId="025DC957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51572E19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Located on the pilot's left side.</w:t>
      </w:r>
    </w:p>
    <w:p w:rsidRPr="00ED6586" w:rsidR="00AE156F" w:rsidP="00ED6586" w:rsidRDefault="00AE156F" w14:paraId="327C18EE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82FD6" w:rsidR="00ED6586" w:rsidP="00ED6586" w:rsidRDefault="00ED6586" w14:paraId="72F707FD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32"/>
          <w:szCs w:val="32"/>
          <w14:ligatures w14:val="none"/>
        </w:rPr>
      </w:pPr>
      <w:r w:rsidRPr="00E82FD6">
        <w:rPr>
          <w:rFonts w:ascii="Calibri" w:hAnsi="Calibri" w:eastAsia="Times New Roman" w:cs="Calibri"/>
          <w:color w:val="000000"/>
          <w:kern w:val="0"/>
          <w:sz w:val="32"/>
          <w:szCs w:val="32"/>
          <w14:ligatures w14:val="none"/>
        </w:rPr>
        <w:t>WARNING</w:t>
      </w:r>
    </w:p>
    <w:p w:rsidRPr="00ED6586" w:rsidR="00F64E5E" w:rsidP="00ED6586" w:rsidRDefault="00F64E5E" w14:paraId="52302828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="00ED6586" w:rsidP="00ED6586" w:rsidRDefault="00ED6586" w14:paraId="6934E23A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Once activated, parachute deployment cannot be cancelled.</w:t>
      </w:r>
    </w:p>
    <w:p w:rsidR="00F64E5E" w:rsidP="00ED6586" w:rsidRDefault="00F64E5E" w14:paraId="066F50FA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="00D77FE0" w:rsidP="00ED6586" w:rsidRDefault="009A1D4A" w14:paraId="3AF7041A" w14:textId="479B507C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The aircraft parachute has a 6-year validity period.  At the expiry of the period, please contact the aircraft manufacturer for inspection.  This entire aircraft rescue system is a pyrotechnic device and must be disassembled </w:t>
      </w:r>
      <w:r w:rsidR="008D7130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and/</w:t>
      </w:r>
      <w:r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or repaired by authorized personnel</w:t>
      </w:r>
      <w:r w:rsidR="002E2917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 only</w:t>
      </w:r>
      <w:r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. </w:t>
      </w:r>
    </w:p>
    <w:p w:rsidRPr="00ED6586" w:rsidR="00D77FE0" w:rsidP="00ED6586" w:rsidRDefault="00D77FE0" w14:paraId="09BC2D30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D77FE0" w:rsidP="00ED6586" w:rsidRDefault="00D77FE0" w14:paraId="41B3CF67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82FD6" w:rsidR="00ED6586" w:rsidP="00ED6586" w:rsidRDefault="00ED6586" w14:paraId="5188CFAC" w14:textId="77777777">
      <w:pPr>
        <w:spacing w:after="0" w:line="240" w:lineRule="auto"/>
        <w:jc w:val="both"/>
        <w:rPr>
          <w:rFonts w:ascii="Calibri" w:hAnsi="Calibri" w:eastAsia="Times New Roman" w:cs="Calibri"/>
          <w:b/>
          <w:bCs/>
          <w:color w:val="000000"/>
          <w:kern w:val="0"/>
          <w:sz w:val="32"/>
          <w:szCs w:val="32"/>
          <w14:ligatures w14:val="none"/>
        </w:rPr>
      </w:pPr>
      <w:r w:rsidRPr="00E82FD6">
        <w:rPr>
          <w:rFonts w:ascii="Calibri" w:hAnsi="Calibri" w:eastAsia="Times New Roman" w:cs="Calibri"/>
          <w:b/>
          <w:bCs/>
          <w:color w:val="000000"/>
          <w:kern w:val="0"/>
          <w:sz w:val="32"/>
          <w:szCs w:val="32"/>
          <w14:ligatures w14:val="none"/>
        </w:rPr>
        <w:t>2.7 Operating Area Limitations</w:t>
      </w:r>
    </w:p>
    <w:p w:rsidRPr="00ED6586" w:rsidR="00ED6586" w:rsidP="00ED6586" w:rsidRDefault="00ED6586" w14:paraId="0893D5CD" w14:textId="4AAB9CA6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82FD6" w:rsidR="00ED6586" w:rsidP="00ED6586" w:rsidRDefault="00ED6586" w14:paraId="2A7DC48F" w14:textId="5A45D689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32"/>
          <w:szCs w:val="32"/>
          <w14:ligatures w14:val="none"/>
        </w:rPr>
      </w:pPr>
      <w:r w:rsidRPr="00E82FD6">
        <w:rPr>
          <w:rFonts w:ascii="Calibri" w:hAnsi="Calibri" w:eastAsia="Times New Roman" w:cs="Calibri"/>
          <w:color w:val="000000"/>
          <w:kern w:val="0"/>
          <w:sz w:val="32"/>
          <w:szCs w:val="32"/>
          <w14:ligatures w14:val="none"/>
        </w:rPr>
        <w:t>Visual Flight Rules (VFR)</w:t>
      </w:r>
      <w:r w:rsidRPr="00E82FD6" w:rsidR="00F64E5E">
        <w:rPr>
          <w:rFonts w:ascii="Calibri" w:hAnsi="Calibri" w:eastAsia="Times New Roman" w:cs="Calibri"/>
          <w:color w:val="000000"/>
          <w:kern w:val="0"/>
          <w:sz w:val="32"/>
          <w:szCs w:val="32"/>
          <w14:ligatures w14:val="none"/>
        </w:rPr>
        <w:t>:</w:t>
      </w:r>
    </w:p>
    <w:p w:rsidRPr="00ED6586" w:rsidR="00F64E5E" w:rsidP="00ED6586" w:rsidRDefault="00F64E5E" w14:paraId="7453E67F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F64E5E" w14:paraId="7C688AE9" w14:textId="2BDEFA62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HayesX-250</w:t>
      </w:r>
      <w:r w:rsidRPr="00ED6586" w:rsid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 shall be operated only under Visual Flight Rules (VFR).</w:t>
      </w:r>
    </w:p>
    <w:p w:rsidRPr="00ED6586" w:rsidR="00F64E5E" w:rsidP="00ED6586" w:rsidRDefault="00F64E5E" w14:paraId="592D02F7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9218C6" w:rsidR="00ED6586" w:rsidP="00ED6586" w:rsidRDefault="00ED6586" w14:paraId="4DCC6AAD" w14:textId="2BC0BD7A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9218C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The pilot shall maintain continuous visual awareness of surrounding</w:t>
      </w:r>
      <w:r w:rsidRPr="009218C6" w:rsidR="00863F61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 </w:t>
      </w:r>
      <w:r w:rsidRPr="009218C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airspace,</w:t>
      </w:r>
      <w:r w:rsidRPr="009218C6" w:rsidR="00F64E5E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 </w:t>
      </w:r>
      <w:r w:rsidRPr="009218C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terrain, obstacles, and other aircraft.</w:t>
      </w:r>
    </w:p>
    <w:p w:rsidR="009218C6" w:rsidP="00ED6586" w:rsidRDefault="009218C6" w14:paraId="1BC39C18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32"/>
          <w:szCs w:val="32"/>
          <w14:ligatures w14:val="none"/>
        </w:rPr>
      </w:pPr>
    </w:p>
    <w:p w:rsidRPr="00E82FD6" w:rsidR="00ED6586" w:rsidP="00ED6586" w:rsidRDefault="00ED6586" w14:paraId="362552F4" w14:textId="4CF2DAE0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32"/>
          <w:szCs w:val="32"/>
          <w14:ligatures w14:val="none"/>
        </w:rPr>
      </w:pPr>
      <w:r w:rsidRPr="00E82FD6">
        <w:rPr>
          <w:rFonts w:ascii="Calibri" w:hAnsi="Calibri" w:eastAsia="Times New Roman" w:cs="Calibri"/>
          <w:color w:val="000000"/>
          <w:kern w:val="0"/>
          <w:sz w:val="32"/>
          <w:szCs w:val="32"/>
          <w14:ligatures w14:val="none"/>
        </w:rPr>
        <w:t>Weather Limitations</w:t>
      </w:r>
      <w:r w:rsidRPr="00E82FD6" w:rsidR="00F64E5E">
        <w:rPr>
          <w:rFonts w:ascii="Calibri" w:hAnsi="Calibri" w:eastAsia="Times New Roman" w:cs="Calibri"/>
          <w:color w:val="000000"/>
          <w:kern w:val="0"/>
          <w:sz w:val="32"/>
          <w:szCs w:val="32"/>
          <w14:ligatures w14:val="none"/>
        </w:rPr>
        <w:t>:</w:t>
      </w:r>
    </w:p>
    <w:p w:rsidRPr="00ED6586" w:rsidR="009218C6" w:rsidP="00ED6586" w:rsidRDefault="009218C6" w14:paraId="7A7EAC68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0EC33A16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Flight is permitted only under Visual Meteorological Conditions (VMC).</w:t>
      </w:r>
    </w:p>
    <w:p w:rsidRPr="00ED6586" w:rsidR="00173776" w:rsidP="00ED6586" w:rsidRDefault="00173776" w14:paraId="554EC189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4F16B7F0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Flight is prohibited under:</w:t>
      </w:r>
    </w:p>
    <w:p w:rsidRPr="00ED6586" w:rsidR="00ED6586" w:rsidP="00ED6586" w:rsidRDefault="00ED6586" w14:paraId="359B4E20" w14:textId="0955A704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82FD6" w:rsidR="00ED6586" w:rsidP="00E82FD6" w:rsidRDefault="00ED6586" w14:paraId="2210F699" w14:textId="7777777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Flight in clouds</w:t>
      </w:r>
    </w:p>
    <w:p w:rsidRPr="00E82FD6" w:rsidR="00ED6586" w:rsidP="00E82FD6" w:rsidRDefault="00ED6586" w14:paraId="0FB8F56B" w14:textId="7777777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Dense fog</w:t>
      </w:r>
    </w:p>
    <w:p w:rsidRPr="00E82FD6" w:rsidR="00ED6586" w:rsidP="00E82FD6" w:rsidRDefault="00ED6586" w14:paraId="68E7CCDD" w14:textId="7777777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Heavy rain</w:t>
      </w:r>
    </w:p>
    <w:p w:rsidRPr="00E82FD6" w:rsidR="00ED6586" w:rsidP="00E82FD6" w:rsidRDefault="00ED6586" w14:paraId="045A7CD5" w14:textId="7777777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Thunderstorm activity</w:t>
      </w:r>
    </w:p>
    <w:p w:rsidRPr="00E82FD6" w:rsidR="00ED6586" w:rsidP="00E82FD6" w:rsidRDefault="00ED6586" w14:paraId="54ADF968" w14:textId="25BB7CE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Known ic</w:t>
      </w:r>
      <w:r w:rsidR="009218C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y</w:t>
      </w:r>
      <w:r w:rsidRPr="00E82FD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 conditions</w:t>
      </w:r>
    </w:p>
    <w:p w:rsidRPr="00ED6586" w:rsidR="00863F61" w:rsidP="00ED6586" w:rsidRDefault="00863F61" w14:paraId="2E1336C5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82FD6" w:rsidR="00ED6586" w:rsidP="00ED6586" w:rsidRDefault="00ED6586" w14:paraId="5FEACA3F" w14:textId="637EEA22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32"/>
          <w:szCs w:val="32"/>
          <w14:ligatures w14:val="none"/>
        </w:rPr>
      </w:pPr>
      <w:r w:rsidRPr="00E82FD6">
        <w:rPr>
          <w:rFonts w:ascii="Calibri" w:hAnsi="Calibri" w:eastAsia="Times New Roman" w:cs="Calibri"/>
          <w:color w:val="000000"/>
          <w:kern w:val="0"/>
          <w:sz w:val="32"/>
          <w:szCs w:val="32"/>
          <w14:ligatures w14:val="none"/>
        </w:rPr>
        <w:t>Daylight Operations</w:t>
      </w:r>
      <w:r w:rsidR="009218C6">
        <w:rPr>
          <w:rFonts w:ascii="Calibri" w:hAnsi="Calibri" w:eastAsia="Times New Roman" w:cs="Calibri"/>
          <w:color w:val="000000"/>
          <w:kern w:val="0"/>
          <w:sz w:val="32"/>
          <w:szCs w:val="32"/>
          <w14:ligatures w14:val="none"/>
        </w:rPr>
        <w:t>:</w:t>
      </w:r>
    </w:p>
    <w:p w:rsidRPr="00ED6586" w:rsidR="00ED6586" w:rsidP="00ED6586" w:rsidRDefault="00ED6586" w14:paraId="4D5DAAED" w14:textId="16C42C01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C7146F" w14:paraId="1D733059" w14:textId="7ED8EB44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HayesX-250</w:t>
      </w:r>
      <w:r w:rsidRPr="00ED6586" w:rsid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 is approved for daytime operations only.</w:t>
      </w:r>
    </w:p>
    <w:p w:rsidRPr="00ED6586" w:rsidR="00C7146F" w:rsidP="00ED6586" w:rsidRDefault="00C7146F" w14:paraId="65D7D587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3F78F7B2" w14:textId="3AEFFACB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Night operations are prohibited unless specifically authorized by the applicable</w:t>
      </w:r>
      <w:r w:rsidR="00C7146F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 </w:t>
      </w: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aviation authority.</w:t>
      </w:r>
    </w:p>
    <w:p w:rsidR="00C7146F" w:rsidP="00ED6586" w:rsidRDefault="00C7146F" w14:paraId="359B9932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82FD6" w:rsidR="00ED6586" w:rsidP="00ED6586" w:rsidRDefault="00ED6586" w14:paraId="1EC32F73" w14:textId="2B87A682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32"/>
          <w:szCs w:val="32"/>
          <w14:ligatures w14:val="none"/>
        </w:rPr>
      </w:pPr>
      <w:r w:rsidRPr="00E82FD6">
        <w:rPr>
          <w:rFonts w:ascii="Calibri" w:hAnsi="Calibri" w:eastAsia="Times New Roman" w:cs="Calibri"/>
          <w:color w:val="000000"/>
          <w:kern w:val="0"/>
          <w:sz w:val="32"/>
          <w:szCs w:val="32"/>
          <w14:ligatures w14:val="none"/>
        </w:rPr>
        <w:t>Airspace Limitations</w:t>
      </w:r>
      <w:r w:rsidR="009218C6">
        <w:rPr>
          <w:rFonts w:ascii="Calibri" w:hAnsi="Calibri" w:eastAsia="Times New Roman" w:cs="Calibri"/>
          <w:color w:val="000000"/>
          <w:kern w:val="0"/>
          <w:sz w:val="32"/>
          <w:szCs w:val="32"/>
          <w14:ligatures w14:val="none"/>
        </w:rPr>
        <w:t>:</w:t>
      </w:r>
    </w:p>
    <w:p w:rsidRPr="00ED6586" w:rsidR="0017226D" w:rsidP="00ED6586" w:rsidRDefault="0017226D" w14:paraId="4E5DCC9D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4799589E" w14:textId="78599929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The pilot shall comply with all applicable national and local airspace</w:t>
      </w:r>
      <w:r w:rsidR="00C7146F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 </w:t>
      </w: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regulations.</w:t>
      </w:r>
      <w:r w:rsidR="00F64E5E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 xml:space="preserve">  </w:t>
      </w: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Prior to entering controlled airspace, approval or clearance shall be obtained</w:t>
      </w:r>
      <w:r w:rsidR="00F64E5E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 </w:t>
      </w: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from the appropriate Air Traffic Control (ATC) authority.</w:t>
      </w:r>
    </w:p>
    <w:p w:rsidRPr="00ED6586" w:rsidR="0017226D" w:rsidP="00ED6586" w:rsidRDefault="0017226D" w14:paraId="7B87C2EE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="00ED6586" w:rsidP="00ED6586" w:rsidRDefault="00ED6586" w14:paraId="7B807946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Unauthorized entry into the following areas is prohibited:</w:t>
      </w:r>
    </w:p>
    <w:p w:rsidRPr="00ED6586" w:rsidR="00832C55" w:rsidP="00ED6586" w:rsidRDefault="00832C55" w14:paraId="391172A1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82FD6" w:rsidRDefault="00ED6586" w14:paraId="0AB96A18" w14:textId="1335E9D1">
      <w:pPr>
        <w:spacing w:after="0" w:line="240" w:lineRule="auto"/>
        <w:ind w:left="720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• </w:t>
      </w:r>
      <w:r w:rsidR="00C7146F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No-fly Zones</w:t>
      </w:r>
      <w:r w:rsidRPr="00ED6586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（</w:t>
      </w: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Prohibited Areas</w:t>
      </w:r>
      <w:r w:rsidRPr="00ED6586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）</w:t>
      </w:r>
    </w:p>
    <w:p w:rsidRPr="00ED6586" w:rsidR="00ED6586" w:rsidP="00E82FD6" w:rsidRDefault="00ED6586" w14:paraId="0627D158" w14:textId="49302E62">
      <w:pPr>
        <w:spacing w:after="0" w:line="240" w:lineRule="auto"/>
        <w:ind w:left="720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• Restricted Area</w:t>
      </w:r>
      <w:r w:rsidR="00C7146F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s</w:t>
      </w:r>
    </w:p>
    <w:p w:rsidRPr="00ED6586" w:rsidR="00ED6586" w:rsidP="00E82FD6" w:rsidRDefault="00ED6586" w14:paraId="4096E068" w14:textId="68693F40">
      <w:pPr>
        <w:spacing w:after="0" w:line="240" w:lineRule="auto"/>
        <w:ind w:left="720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• Danger Areas</w:t>
      </w:r>
    </w:p>
    <w:p w:rsidRPr="00ED6586" w:rsidR="00ED6586" w:rsidP="00E82FD6" w:rsidRDefault="00ED6586" w14:paraId="772BBB89" w14:textId="094BCF03">
      <w:pPr>
        <w:spacing w:after="0" w:line="240" w:lineRule="auto"/>
        <w:ind w:left="720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•</w:t>
      </w:r>
      <w:r w:rsidR="00C7146F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 </w:t>
      </w: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Temporary Flight Restriction Areas</w:t>
      </w:r>
    </w:p>
    <w:p w:rsidRPr="00ED6586" w:rsidR="00C7146F" w:rsidP="00ED6586" w:rsidRDefault="00C7146F" w14:paraId="0D2B56C1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82FD6" w:rsidR="00ED6586" w:rsidP="00ED6586" w:rsidRDefault="00ED6586" w14:paraId="506D1904" w14:textId="2037F828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32"/>
          <w:szCs w:val="32"/>
          <w14:ligatures w14:val="none"/>
        </w:rPr>
      </w:pPr>
      <w:r w:rsidRPr="00E82FD6">
        <w:rPr>
          <w:rFonts w:ascii="Calibri" w:hAnsi="Calibri" w:eastAsia="Times New Roman" w:cs="Calibri"/>
          <w:color w:val="000000"/>
          <w:kern w:val="0"/>
          <w:sz w:val="32"/>
          <w:szCs w:val="32"/>
          <w14:ligatures w14:val="none"/>
        </w:rPr>
        <w:t>Congested Area Restrictions</w:t>
      </w:r>
      <w:r w:rsidR="009218C6">
        <w:rPr>
          <w:rFonts w:ascii="Calibri" w:hAnsi="Calibri" w:eastAsia="Times New Roman" w:cs="Calibri"/>
          <w:color w:val="000000"/>
          <w:kern w:val="0"/>
          <w:sz w:val="32"/>
          <w:szCs w:val="32"/>
          <w14:ligatures w14:val="none"/>
        </w:rPr>
        <w:t>:</w:t>
      </w:r>
    </w:p>
    <w:p w:rsidRPr="00ED6586" w:rsidR="00C7146F" w:rsidP="00ED6586" w:rsidRDefault="00C7146F" w14:paraId="15FFB8DE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0F67E448" w14:textId="2DC426E2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Flight over densely populated areas is prohibited unless specifically authorized</w:t>
      </w:r>
      <w:r w:rsidR="00C7146F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 </w:t>
      </w: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by applicable regulations.</w:t>
      </w:r>
    </w:p>
    <w:p w:rsidRPr="00ED6586" w:rsidR="00C7146F" w:rsidP="00ED6586" w:rsidRDefault="00C7146F" w14:paraId="1C73A1DC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45CCED9A" w14:textId="00F37C4A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Adequate separation shall be maintained from persons, vehicles, buildings,</w:t>
      </w:r>
      <w:r w:rsidR="00C7146F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 </w:t>
      </w: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and property at all times.</w:t>
      </w:r>
    </w:p>
    <w:p w:rsidR="00C7146F" w:rsidP="00ED6586" w:rsidRDefault="00C7146F" w14:paraId="1F301916" w14:textId="77777777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</w:p>
    <w:p w:rsidRPr="00E82FD6" w:rsidR="00ED6586" w:rsidP="00ED6586" w:rsidRDefault="00ED6586" w14:paraId="61C40DE7" w14:textId="17F3E1D3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32"/>
          <w:szCs w:val="32"/>
          <w14:ligatures w14:val="none"/>
        </w:rPr>
      </w:pPr>
      <w:r w:rsidRPr="00E82FD6">
        <w:rPr>
          <w:rFonts w:ascii="Calibri" w:hAnsi="Calibri" w:eastAsia="Times New Roman" w:cs="Calibri"/>
          <w:color w:val="000000"/>
          <w:kern w:val="0"/>
          <w:sz w:val="32"/>
          <w:szCs w:val="32"/>
          <w14:ligatures w14:val="none"/>
        </w:rPr>
        <w:t>Safe Operating Area</w:t>
      </w:r>
      <w:r w:rsidR="009218C6">
        <w:rPr>
          <w:rFonts w:ascii="Calibri" w:hAnsi="Calibri" w:eastAsia="Times New Roman" w:cs="Calibri"/>
          <w:color w:val="000000"/>
          <w:kern w:val="0"/>
          <w:sz w:val="32"/>
          <w:szCs w:val="32"/>
          <w14:ligatures w14:val="none"/>
        </w:rPr>
        <w:t>:</w:t>
      </w:r>
    </w:p>
    <w:p w:rsidRPr="00ED6586" w:rsidR="0017226D" w:rsidP="00ED6586" w:rsidRDefault="0017226D" w14:paraId="4F98A19D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3AD8914E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Operations should be conducted within designated and evaluated flight areas.</w:t>
      </w:r>
    </w:p>
    <w:p w:rsidRPr="00ED6586" w:rsidR="00C7146F" w:rsidP="00ED6586" w:rsidRDefault="00C7146F" w14:paraId="314AF5EB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5B68A3D9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Recommended operating areas include:</w:t>
      </w:r>
    </w:p>
    <w:p w:rsidRPr="00E82FD6" w:rsidR="00ED6586" w:rsidP="00E82FD6" w:rsidRDefault="00ED6586" w14:paraId="5C9B508C" w14:textId="77777777">
      <w:pPr>
        <w:pStyle w:val="ListParagraph"/>
        <w:numPr>
          <w:ilvl w:val="1"/>
          <w:numId w:val="5"/>
        </w:numPr>
        <w:ind w:left="1080"/>
        <w:rPr>
          <w:rFonts w:ascii="Calibri" w:hAnsi="Calibri" w:eastAsia="Times New Roman" w:cs="Calibri"/>
          <w:sz w:val="28"/>
          <w:szCs w:val="28"/>
        </w:rPr>
      </w:pPr>
      <w:r w:rsidRPr="00E82FD6">
        <w:rPr>
          <w:rFonts w:ascii="Calibri" w:hAnsi="Calibri" w:eastAsia="Times New Roman" w:cs="Calibri"/>
          <w:sz w:val="28"/>
          <w:szCs w:val="28"/>
        </w:rPr>
        <w:t>Open terrain</w:t>
      </w:r>
    </w:p>
    <w:p w:rsidRPr="009218C6" w:rsidR="00ED6586" w:rsidP="00E82FD6" w:rsidRDefault="00ED6586" w14:paraId="0D66E7A2" w14:textId="364A8B35">
      <w:pPr>
        <w:pStyle w:val="ListParagraph"/>
        <w:numPr>
          <w:ilvl w:val="0"/>
          <w:numId w:val="3"/>
        </w:numPr>
        <w:spacing w:after="0" w:line="240" w:lineRule="auto"/>
        <w:ind w:left="1080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No overhead power lines</w:t>
      </w:r>
      <w:r w:rsidR="0017377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 </w:t>
      </w:r>
      <w:r w:rsidR="00321D31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present</w:t>
      </w:r>
    </w:p>
    <w:p w:rsidRPr="00ED6586" w:rsidR="00ED6586" w:rsidP="00E82FD6" w:rsidRDefault="00C7146F" w14:paraId="30DF168B" w14:textId="1D1A4375">
      <w:pPr>
        <w:pStyle w:val="ListParagraph"/>
        <w:numPr>
          <w:ilvl w:val="0"/>
          <w:numId w:val="3"/>
        </w:numPr>
        <w:spacing w:after="0" w:line="240" w:lineRule="auto"/>
        <w:ind w:left="1080"/>
        <w:jc w:val="both"/>
        <w:rPr>
          <w:rFonts w:eastAsia="Times New Roman"/>
        </w:rPr>
      </w:pPr>
      <w:r w:rsidRPr="00E82FD6">
        <w:rPr>
          <w:rFonts w:ascii="Calibri" w:hAnsi="Calibri" w:eastAsia="Times New Roman" w:cs="Calibri"/>
          <w:sz w:val="28"/>
          <w:szCs w:val="28"/>
        </w:rPr>
        <w:t>No significant obstacles from tall buildings</w:t>
      </w:r>
    </w:p>
    <w:p w:rsidRPr="00E82FD6" w:rsidR="00ED6586" w:rsidP="00E82FD6" w:rsidRDefault="00ED6586" w14:paraId="7970A25E" w14:textId="3A53E18D">
      <w:pPr>
        <w:pStyle w:val="ListParagraph"/>
        <w:numPr>
          <w:ilvl w:val="0"/>
          <w:numId w:val="3"/>
        </w:numPr>
        <w:spacing w:after="0" w:line="240" w:lineRule="auto"/>
        <w:ind w:left="1080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No </w:t>
      </w:r>
      <w:r w:rsidR="0017377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large congregations or </w:t>
      </w:r>
      <w:r w:rsidRPr="00E82FD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dense public gatherings</w:t>
      </w:r>
    </w:p>
    <w:p w:rsidRPr="00E82FD6" w:rsidR="00ED6586" w:rsidP="00E82FD6" w:rsidRDefault="00321D31" w14:paraId="561C5703" w14:textId="453BC4C1">
      <w:pPr>
        <w:pStyle w:val="ListParagraph"/>
        <w:numPr>
          <w:ilvl w:val="0"/>
          <w:numId w:val="3"/>
        </w:numPr>
        <w:spacing w:after="0" w:line="240" w:lineRule="auto"/>
        <w:ind w:left="1080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Area m</w:t>
      </w:r>
      <w:r w:rsidRPr="009218C6" w:rsidR="00C7146F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eets s</w:t>
      </w:r>
      <w:r w:rsidRPr="00E82FD6" w:rsid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uitable emergency landing</w:t>
      </w:r>
      <w:r w:rsidRPr="00E82FD6" w:rsidR="00C7146F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 requirements</w:t>
      </w:r>
    </w:p>
    <w:p w:rsidR="0048700A" w:rsidP="00ED6586" w:rsidRDefault="0048700A" w14:paraId="13447C01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="0017226D" w:rsidP="00ED6586" w:rsidRDefault="0017226D" w14:paraId="00A788DF" w14:textId="6947696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br w:type="page"/>
      </w:r>
    </w:p>
    <w:p w:rsidRPr="00E82FD6" w:rsidR="00ED6586" w:rsidP="1BFA1907" w:rsidRDefault="00ED6586" w14:paraId="1842FE43" w14:textId="7F4B23C0">
      <w:pPr>
        <w:spacing w:after="0" w:line="240" w:lineRule="auto"/>
        <w:jc w:val="center"/>
        <w:rPr>
          <w:rFonts w:ascii="Calibri" w:hAnsi="Calibri" w:eastAsia="Times New Roman" w:cs="Calibri"/>
          <w:b w:val="1"/>
          <w:bCs w:val="1"/>
          <w:color w:val="000000"/>
          <w:kern w:val="0"/>
          <w:sz w:val="72"/>
          <w:szCs w:val="72"/>
          <w14:ligatures w14:val="none"/>
        </w:rPr>
      </w:pPr>
      <w:r w:rsidRPr="00E82FD6">
        <w:rPr>
          <w:rFonts w:ascii="Calibri" w:hAnsi="Calibri" w:eastAsia="Times New Roman" w:cs="Calibri"/>
          <w:b w:val="1"/>
          <w:bCs w:val="1"/>
          <w:color w:val="000000"/>
          <w:kern w:val="0"/>
          <w:sz w:val="72"/>
          <w:szCs w:val="72"/>
          <w14:ligatures w14:val="none"/>
        </w:rPr>
        <w:t>CHAPTER 3</w:t>
      </w:r>
    </w:p>
    <w:p w:rsidR="0087337E" w:rsidP="00ED6586" w:rsidRDefault="0087337E" w14:paraId="0A57C020" w14:textId="77777777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</w:p>
    <w:p w:rsidRPr="00ED6586" w:rsidR="0087337E" w:rsidP="00ED6586" w:rsidRDefault="0087337E" w14:paraId="20EB02A1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82FD6" w:rsidR="00ED6586" w:rsidP="00ED6586" w:rsidRDefault="00ED6586" w14:paraId="5620A028" w14:textId="77777777">
      <w:pPr>
        <w:spacing w:after="0" w:line="240" w:lineRule="auto"/>
        <w:jc w:val="both"/>
        <w:rPr>
          <w:rFonts w:ascii="Calibri" w:hAnsi="Calibri" w:eastAsia="Times New Roman" w:cs="Calibri"/>
          <w:b/>
          <w:bCs/>
          <w:color w:val="000000"/>
          <w:kern w:val="0"/>
          <w:sz w:val="52"/>
          <w:szCs w:val="52"/>
          <w14:ligatures w14:val="none"/>
        </w:rPr>
      </w:pPr>
      <w:r w:rsidRPr="00E82FD6">
        <w:rPr>
          <w:rFonts w:ascii="Calibri" w:hAnsi="Calibri" w:eastAsia="Times New Roman" w:cs="Calibri"/>
          <w:b/>
          <w:bCs/>
          <w:color w:val="000000"/>
          <w:kern w:val="0"/>
          <w:sz w:val="52"/>
          <w:szCs w:val="52"/>
          <w14:ligatures w14:val="none"/>
        </w:rPr>
        <w:t>EMERGENCY PROCEDURES</w:t>
      </w:r>
    </w:p>
    <w:p w:rsidR="0087337E" w:rsidP="00ED6586" w:rsidRDefault="0087337E" w14:paraId="7EAA86CA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82FD6" w:rsidR="00ED6586" w:rsidP="00ED6586" w:rsidRDefault="00ED6586" w14:paraId="563F1DF6" w14:textId="77777777">
      <w:pPr>
        <w:spacing w:after="0" w:line="240" w:lineRule="auto"/>
        <w:jc w:val="both"/>
        <w:rPr>
          <w:rFonts w:ascii="Calibri" w:hAnsi="Calibri" w:eastAsia="Times New Roman" w:cs="Calibri"/>
          <w:b/>
          <w:bCs/>
          <w:color w:val="000000"/>
          <w:kern w:val="0"/>
          <w:sz w:val="32"/>
          <w:szCs w:val="32"/>
          <w14:ligatures w14:val="none"/>
        </w:rPr>
      </w:pPr>
      <w:r w:rsidRPr="00E82FD6">
        <w:rPr>
          <w:rFonts w:ascii="Calibri" w:hAnsi="Calibri" w:eastAsia="Times New Roman" w:cs="Calibri"/>
          <w:b/>
          <w:bCs/>
          <w:color w:val="000000"/>
          <w:kern w:val="0"/>
          <w:sz w:val="32"/>
          <w:szCs w:val="32"/>
          <w14:ligatures w14:val="none"/>
        </w:rPr>
        <w:t>3.1 General</w:t>
      </w:r>
    </w:p>
    <w:p w:rsidR="0087337E" w:rsidP="00ED6586" w:rsidRDefault="0087337E" w14:paraId="58F1E393" w14:textId="02A19107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4E6D5676" w14:textId="0B457B8F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In any emergency, the pilot shall first maintain controlled flight.</w:t>
      </w:r>
    </w:p>
    <w:p w:rsidR="0087337E" w:rsidP="00ED6586" w:rsidRDefault="0087337E" w14:paraId="0351F939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73B0F0DB" w14:textId="71EB2C94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The pilot shall then identify the malfunction and take appropriate corrective</w:t>
      </w:r>
      <w:r w:rsidR="0087337E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 </w:t>
      </w: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action.</w:t>
      </w:r>
    </w:p>
    <w:p w:rsidR="0087337E" w:rsidP="00ED6586" w:rsidRDefault="0087337E" w14:paraId="7AAA966D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698E950E" w14:textId="148AB793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If controlled flight cannot be maintained, immediate consideration shall be</w:t>
      </w:r>
      <w:r w:rsidR="0087337E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 </w:t>
      </w: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given to deployment of the Ballistic Recovery System (BRS).</w:t>
      </w:r>
    </w:p>
    <w:p w:rsidR="0087337E" w:rsidP="00ED6586" w:rsidRDefault="0087337E" w14:paraId="1692376B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1DF92503" w14:textId="3358544C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82FD6" w:rsidR="00ED6586" w:rsidP="00ED6586" w:rsidRDefault="00ED6586" w14:paraId="7A0D9F48" w14:textId="3C27A3AB">
      <w:pPr>
        <w:spacing w:after="0" w:line="240" w:lineRule="auto"/>
        <w:jc w:val="both"/>
        <w:rPr>
          <w:rFonts w:ascii="Calibri" w:hAnsi="Calibri" w:eastAsia="Times New Roman" w:cs="Calibri"/>
          <w:b/>
          <w:bCs/>
          <w:color w:val="000000"/>
          <w:kern w:val="0"/>
          <w:sz w:val="32"/>
          <w:szCs w:val="32"/>
          <w14:ligatures w14:val="none"/>
        </w:rPr>
      </w:pPr>
      <w:r w:rsidRPr="00E82FD6">
        <w:rPr>
          <w:rFonts w:ascii="Calibri" w:hAnsi="Calibri" w:eastAsia="Times New Roman" w:cs="Calibri"/>
          <w:b/>
          <w:bCs/>
          <w:color w:val="000000"/>
          <w:kern w:val="0"/>
          <w:sz w:val="32"/>
          <w:szCs w:val="32"/>
          <w14:ligatures w14:val="none"/>
        </w:rPr>
        <w:t xml:space="preserve">3.2 Emergency </w:t>
      </w:r>
      <w:r w:rsidRPr="00E82FD6" w:rsidR="0087337E">
        <w:rPr>
          <w:rFonts w:ascii="Calibri" w:hAnsi="Calibri" w:eastAsia="Times New Roman" w:cs="Calibri"/>
          <w:b/>
          <w:bCs/>
          <w:color w:val="000000"/>
          <w:kern w:val="0"/>
          <w:sz w:val="32"/>
          <w:szCs w:val="32"/>
          <w14:ligatures w14:val="none"/>
        </w:rPr>
        <w:t xml:space="preserve">Response Principles </w:t>
      </w:r>
    </w:p>
    <w:p w:rsidRPr="00ED6586" w:rsidR="0087337E" w:rsidP="00ED6586" w:rsidRDefault="0087337E" w14:paraId="20014428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7BEA3588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Recommended emergency response priority:</w:t>
      </w:r>
    </w:p>
    <w:p w:rsidRPr="00ED6586" w:rsidR="0088145F" w:rsidP="00ED6586" w:rsidRDefault="0088145F" w14:paraId="1A17C964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82FD6" w:rsidR="0088145F" w:rsidP="00E82FD6" w:rsidRDefault="00ED6586" w14:paraId="03665FE0" w14:textId="60AB5D78">
      <w:pPr>
        <w:pStyle w:val="ListParagraph"/>
        <w:numPr>
          <w:ilvl w:val="0"/>
          <w:numId w:val="53"/>
        </w:numPr>
        <w:spacing w:line="360" w:lineRule="auto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Times New Roman" w:cs="Calibri"/>
          <w:sz w:val="28"/>
          <w:szCs w:val="28"/>
        </w:rPr>
        <w:t>Maintain vehicle control</w:t>
      </w:r>
    </w:p>
    <w:p w:rsidRPr="00E82FD6" w:rsidR="00ED6586" w:rsidP="00E82FD6" w:rsidRDefault="00ED6586" w14:paraId="1C573AD2" w14:textId="1C0B952B">
      <w:pPr>
        <w:pStyle w:val="ListParagraph"/>
        <w:numPr>
          <w:ilvl w:val="0"/>
          <w:numId w:val="53"/>
        </w:num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Select safe landing area</w:t>
      </w:r>
    </w:p>
    <w:p w:rsidRPr="00642EB3" w:rsidR="0088145F" w:rsidP="00ED6586" w:rsidRDefault="0088145F" w14:paraId="457A8828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82FD6" w:rsidR="00ED6586" w:rsidP="00E82FD6" w:rsidRDefault="00ED6586" w14:paraId="59785391" w14:textId="6F4BAEB7">
      <w:pPr>
        <w:pStyle w:val="ListParagraph"/>
        <w:numPr>
          <w:ilvl w:val="0"/>
          <w:numId w:val="53"/>
        </w:num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AUTO LAND</w:t>
      </w:r>
    </w:p>
    <w:p w:rsidRPr="00642EB3" w:rsidR="0088145F" w:rsidP="00ED6586" w:rsidRDefault="0088145F" w14:paraId="3F275BDB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82FD6" w:rsidR="00ED6586" w:rsidP="00E82FD6" w:rsidRDefault="00ED6586" w14:paraId="782AD43D" w14:textId="14EC0FD0">
      <w:pPr>
        <w:pStyle w:val="ListParagraph"/>
        <w:numPr>
          <w:ilvl w:val="0"/>
          <w:numId w:val="53"/>
        </w:num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RETURN TO HOME (RTH)</w:t>
      </w:r>
    </w:p>
    <w:p w:rsidRPr="00642EB3" w:rsidR="0088145F" w:rsidP="00ED6586" w:rsidRDefault="0088145F" w14:paraId="552A7CED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82FD6" w:rsidR="0088145F" w:rsidP="00E82FD6" w:rsidRDefault="00ED6586" w14:paraId="096117BD" w14:textId="7118881C">
      <w:pPr>
        <w:pStyle w:val="ListParagraph"/>
        <w:numPr>
          <w:ilvl w:val="0"/>
          <w:numId w:val="53"/>
        </w:num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Manual Landing</w:t>
      </w:r>
    </w:p>
    <w:p w:rsidRPr="00642EB3" w:rsidR="0088145F" w:rsidP="00ED6586" w:rsidRDefault="0088145F" w14:paraId="772CAFCE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82FD6" w:rsidR="00ED6586" w:rsidP="00E82FD6" w:rsidRDefault="00ED6586" w14:paraId="1E1D1DF3" w14:textId="3236B0E3">
      <w:pPr>
        <w:pStyle w:val="ListParagraph"/>
        <w:numPr>
          <w:ilvl w:val="0"/>
          <w:numId w:val="53"/>
        </w:num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BRS Deployment</w:t>
      </w:r>
    </w:p>
    <w:p w:rsidRPr="00ED6586" w:rsidR="00ED6586" w:rsidP="00ED6586" w:rsidRDefault="00ED6586" w14:paraId="5E12BB6F" w14:textId="58027480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82FD6" w:rsidR="00ED6586" w:rsidP="00ED6586" w:rsidRDefault="00ED6586" w14:paraId="0FAD6818" w14:textId="77777777">
      <w:pPr>
        <w:spacing w:after="0" w:line="240" w:lineRule="auto"/>
        <w:jc w:val="both"/>
        <w:rPr>
          <w:rFonts w:ascii="Calibri" w:hAnsi="Calibri" w:eastAsia="Times New Roman" w:cs="Calibri"/>
          <w:b/>
          <w:bCs/>
          <w:color w:val="000000"/>
          <w:kern w:val="0"/>
          <w:sz w:val="32"/>
          <w:szCs w:val="32"/>
          <w14:ligatures w14:val="none"/>
        </w:rPr>
      </w:pPr>
      <w:r w:rsidRPr="00E82FD6">
        <w:rPr>
          <w:rFonts w:ascii="Calibri" w:hAnsi="Calibri" w:eastAsia="Times New Roman" w:cs="Calibri"/>
          <w:b/>
          <w:bCs/>
          <w:color w:val="000000"/>
          <w:kern w:val="0"/>
          <w:sz w:val="32"/>
          <w:szCs w:val="32"/>
          <w14:ligatures w14:val="none"/>
        </w:rPr>
        <w:t>3.3 Low Battery Warning</w:t>
      </w:r>
    </w:p>
    <w:p w:rsidRPr="00ED6586" w:rsidR="0088145F" w:rsidP="00ED6586" w:rsidRDefault="0088145F" w14:paraId="27880057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321D31" w14:paraId="64AE4B1B" w14:textId="25253626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A warning is sounded when the b</w:t>
      </w:r>
      <w:r w:rsidRPr="00ED6586" w:rsid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attery </w:t>
      </w:r>
      <w:r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is less than or equal to</w:t>
      </w:r>
      <w:r w:rsidRPr="00ED6586" w:rsid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 35%</w:t>
      </w:r>
      <w:r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.  </w:t>
      </w:r>
    </w:p>
    <w:p w:rsidR="0088145F" w:rsidP="00ED6586" w:rsidRDefault="0088145F" w14:paraId="26ACC4EE" w14:textId="77777777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</w:p>
    <w:p w:rsidR="00ED6586" w:rsidP="00ED6586" w:rsidRDefault="00321D31" w14:paraId="0D8433DD" w14:textId="1F9B1591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On hearing the warning, you should</w:t>
      </w:r>
      <w:r w:rsidR="00261A73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 xml:space="preserve"> immediately</w:t>
      </w:r>
      <w:r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 xml:space="preserve"> respond by</w:t>
      </w:r>
      <w:r w:rsidR="0088145F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:</w:t>
      </w:r>
    </w:p>
    <w:p w:rsidRPr="00ED6586" w:rsidR="00832C55" w:rsidP="00ED6586" w:rsidRDefault="00832C55" w14:paraId="22D8B0D7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82FD6" w:rsidR="00ED6586" w:rsidP="00E82FD6" w:rsidRDefault="0088145F" w14:paraId="23C64BBA" w14:textId="47D8FD7B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Terminat</w:t>
      </w:r>
      <w:r w:rsidR="00321D31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ing the</w:t>
      </w:r>
      <w:r w:rsidRPr="00E82FD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 Current Task</w:t>
      </w:r>
    </w:p>
    <w:p w:rsidRPr="00E82FD6" w:rsidR="00ED6586" w:rsidP="00E82FD6" w:rsidRDefault="0088145F" w14:paraId="0953D905" w14:textId="18CFFFF8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Prepare to land</w:t>
      </w:r>
    </w:p>
    <w:p w:rsidRPr="00E82FD6" w:rsidR="00ED6586" w:rsidP="00E82FD6" w:rsidRDefault="0088145F" w14:paraId="70B93C00" w14:textId="649EFCB9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Reduce large scale maneuvers </w:t>
      </w:r>
    </w:p>
    <w:p w:rsidRPr="00E82FD6" w:rsidR="00ED6586" w:rsidP="00E82FD6" w:rsidRDefault="0088145F" w14:paraId="0D3FCC21" w14:textId="109BF459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Monitor power continuously</w:t>
      </w:r>
    </w:p>
    <w:p w:rsidR="0088145F" w:rsidP="00ED6586" w:rsidRDefault="0088145F" w14:paraId="66A61EB3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="0088145F" w:rsidP="00ED6586" w:rsidRDefault="0088145F" w14:paraId="7D7E0C0C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="0088145F" w:rsidP="00ED6586" w:rsidRDefault="0088145F" w14:paraId="564C7ED5" w14:textId="73813901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The Battery Level Display in the upper </w:t>
      </w:r>
      <w:r w:rsidRPr="00321D31" w:rsidR="00723684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level</w:t>
      </w:r>
      <w:r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 of the PFD will trigger an audible alarm when the battery goes below 35%.</w:t>
      </w:r>
    </w:p>
    <w:p w:rsidR="0088145F" w:rsidP="00ED6586" w:rsidRDefault="0088145F" w14:paraId="054DD803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="0088145F" w:rsidP="00ED6586" w:rsidRDefault="0088145F" w14:paraId="2AD98CBB" w14:textId="7EC5B8AE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hAnsi="Calibri" w:eastAsia="Times New Roman" w:cs="Calibri"/>
          <w:noProof/>
          <w:color w:val="000000"/>
          <w:kern w:val="0"/>
          <w:sz w:val="28"/>
          <w:szCs w:val="28"/>
        </w:rPr>
        <w:drawing>
          <wp:inline distT="0" distB="0" distL="0" distR="0" wp14:anchorId="024AEFEA" wp14:editId="53FC0F97">
            <wp:extent cx="5731510" cy="1982470"/>
            <wp:effectExtent l="0" t="0" r="0" b="0"/>
            <wp:docPr id="2133966806" name="Picture 4" descr="A screen shot of a devi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966806" name="Picture 4" descr="A screen shot of a device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145F" w:rsidP="00ED6586" w:rsidRDefault="0088145F" w14:paraId="02069AD7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="0088145F" w:rsidP="00ED6586" w:rsidRDefault="0088145F" w14:paraId="63FA5A98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="0088145F" w:rsidP="00ED6586" w:rsidRDefault="0088145F" w14:paraId="58BC6980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2B84886A" w14:textId="65592E5F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Times New Roman" w:cs="Calibri"/>
          <w:b/>
          <w:bCs/>
          <w:color w:val="000000"/>
          <w:kern w:val="0"/>
          <w:sz w:val="32"/>
          <w:szCs w:val="32"/>
          <w14:ligatures w14:val="none"/>
        </w:rPr>
        <w:t>3.4 Emergency Battery Warning</w:t>
      </w:r>
    </w:p>
    <w:p w:rsidRPr="00ED6586" w:rsidR="00723684" w:rsidP="00ED6586" w:rsidRDefault="00723684" w14:paraId="60BDC68B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321D31" w14:paraId="3253EE3D" w14:textId="2934213E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A further warning is sounded when the b</w:t>
      </w: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attery </w:t>
      </w:r>
      <w:r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is less than or equal to</w:t>
      </w: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 3</w:t>
      </w:r>
      <w:r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0</w:t>
      </w: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%</w:t>
      </w:r>
      <w:r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.  </w:t>
      </w:r>
    </w:p>
    <w:p w:rsidR="00723684" w:rsidP="00ED6586" w:rsidRDefault="00723684" w14:paraId="39F5E1A0" w14:textId="77777777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</w:p>
    <w:p w:rsidR="00ED6586" w:rsidP="00ED6586" w:rsidRDefault="00321D31" w14:paraId="58E7792B" w14:textId="4FEC1D9E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On hearing the warning, you should immediately respond by:</w:t>
      </w:r>
    </w:p>
    <w:p w:rsidR="00723684" w:rsidP="00ED6586" w:rsidRDefault="00723684" w14:paraId="0F14D517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82FD6" w:rsidR="00723684" w:rsidP="00E82FD6" w:rsidRDefault="00723684" w14:paraId="573DAA5D" w14:textId="78BA026C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Find</w:t>
      </w:r>
      <w:r w:rsidR="006669BF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ing</w:t>
      </w:r>
      <w:r w:rsidRPr="00E82FD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 the nearest safe place to land </w:t>
      </w:r>
    </w:p>
    <w:p w:rsidRPr="00E82FD6" w:rsidR="00723684" w:rsidP="00E82FD6" w:rsidRDefault="00723684" w14:paraId="36E779B9" w14:textId="5A434317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Perform Landing</w:t>
      </w:r>
    </w:p>
    <w:p w:rsidRPr="00E82FD6" w:rsidR="00723684" w:rsidP="00E82FD6" w:rsidRDefault="00723684" w14:paraId="779891FA" w14:textId="5051C33F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No Further Flight Allowed.</w:t>
      </w:r>
    </w:p>
    <w:p w:rsidR="00723684" w:rsidP="00ED6586" w:rsidRDefault="00723684" w14:paraId="63D3235D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="00723684" w:rsidP="00723684" w:rsidRDefault="00723684" w14:paraId="35F4D8CD" w14:textId="7182500F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The Battery Level Display in the upper </w:t>
      </w:r>
      <w:r w:rsidRPr="00E82FD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level</w:t>
      </w:r>
      <w:r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 of the PFD will trigger an audible alarm when the battery goes below 3</w:t>
      </w:r>
      <w:r w:rsidR="006669BF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0</w:t>
      </w:r>
      <w:r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%.</w:t>
      </w:r>
    </w:p>
    <w:p w:rsidRPr="00ED6586" w:rsidR="00723684" w:rsidP="00ED6586" w:rsidRDefault="00723684" w14:paraId="63DB0ABD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594526E7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Times New Roman" w:cs="Calibri"/>
          <w:b/>
          <w:bCs/>
          <w:color w:val="000000"/>
          <w:kern w:val="0"/>
          <w:sz w:val="32"/>
          <w:szCs w:val="32"/>
          <w14:ligatures w14:val="none"/>
        </w:rPr>
        <w:t>3.5 Single Motor Failure</w:t>
      </w:r>
    </w:p>
    <w:p w:rsidR="009D4DE8" w:rsidP="00ED6586" w:rsidRDefault="009D4DE8" w14:paraId="70A446C1" w14:textId="77777777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642EB3" w14:paraId="4CF24D1A" w14:textId="5942CB0C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Indication to Pilot</w:t>
      </w:r>
      <w:r w:rsidR="00723684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:</w:t>
      </w:r>
    </w:p>
    <w:p w:rsidR="009D4DE8" w:rsidP="00ED6586" w:rsidRDefault="009D4DE8" w14:paraId="71505231" w14:textId="77777777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723684" w14:paraId="0684B6DD" w14:textId="72747AED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 xml:space="preserve">A single motor stops working or </w:t>
      </w:r>
      <w:r w:rsidR="009D4DE8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is providing abnormal thrust.</w:t>
      </w:r>
    </w:p>
    <w:p w:rsidR="009D4DE8" w:rsidP="00ED6586" w:rsidRDefault="009D4DE8" w14:paraId="26B2ACA1" w14:textId="77777777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</w:p>
    <w:p w:rsidR="00ED6586" w:rsidP="00ED6586" w:rsidRDefault="006669BF" w14:paraId="2C67FCA6" w14:textId="799CC1B1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In the event of a single motor failure, the pilot should r</w:t>
      </w:r>
      <w:r w:rsidR="00261A73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espond immediately</w:t>
      </w:r>
      <w:r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 xml:space="preserve"> and keep the aircraft stable by</w:t>
      </w:r>
      <w:r w:rsidR="00261A73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:</w:t>
      </w:r>
    </w:p>
    <w:p w:rsidRPr="00E82FD6" w:rsidR="009D4DE8" w:rsidP="006669BF" w:rsidRDefault="009D4DE8" w14:paraId="7D147EAF" w14:textId="5E2F4354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</w:p>
    <w:p w:rsidRPr="00E82FD6" w:rsidR="009D4DE8" w:rsidP="00E82FD6" w:rsidRDefault="009D4DE8" w14:paraId="67A1C485" w14:textId="1F743C88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Reduc</w:t>
      </w:r>
      <w:r w:rsidR="006669BF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ing</w:t>
      </w:r>
      <w:r w:rsidRPr="00E82FD6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 xml:space="preserve"> flight speed</w:t>
      </w:r>
    </w:p>
    <w:p w:rsidRPr="00E82FD6" w:rsidR="009D4DE8" w:rsidP="00E82FD6" w:rsidRDefault="009D4DE8" w14:paraId="49DDFD57" w14:textId="30B28493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Lower</w:t>
      </w:r>
      <w:r w:rsidR="006669BF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ing</w:t>
      </w:r>
      <w:r w:rsidRPr="00E82FD6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 xml:space="preserve"> flight altitude</w:t>
      </w:r>
    </w:p>
    <w:p w:rsidRPr="00E82FD6" w:rsidR="009D4DE8" w:rsidP="00E82FD6" w:rsidRDefault="009D4DE8" w14:paraId="1C79913E" w14:textId="6E20228C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Choos</w:t>
      </w:r>
      <w:r w:rsidR="006669BF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ing</w:t>
      </w:r>
      <w:r w:rsidRPr="00E82FD6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 xml:space="preserve"> a safe landing area</w:t>
      </w:r>
      <w:r w:rsidR="006669BF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, and</w:t>
      </w:r>
    </w:p>
    <w:p w:rsidRPr="00E82FD6" w:rsidR="009D4DE8" w:rsidP="00E82FD6" w:rsidRDefault="009D4DE8" w14:paraId="36B048CD" w14:textId="6640C75D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Land</w:t>
      </w:r>
      <w:r w:rsidR="006669BF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ing</w:t>
      </w:r>
      <w:r w:rsidRPr="00E82FD6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 xml:space="preserve"> as soon as possible</w:t>
      </w:r>
    </w:p>
    <w:p w:rsidR="009D4DE8" w:rsidP="00ED6586" w:rsidRDefault="009D4DE8" w14:paraId="292DB4DA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="00ED6586" w:rsidP="00ED6586" w:rsidRDefault="009D4DE8" w14:paraId="1B07FCDC" w14:textId="3E8668C4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Follow up actions:</w:t>
      </w:r>
    </w:p>
    <w:p w:rsidR="009D4DE8" w:rsidP="00ED6586" w:rsidRDefault="009D4DE8" w14:paraId="6AF91428" w14:textId="77777777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</w:p>
    <w:p w:rsidRPr="00E82FD6" w:rsidR="009D4DE8" w:rsidP="00E82FD6" w:rsidRDefault="009D4DE8" w14:paraId="2E75AE06" w14:textId="05266B52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End of flight</w:t>
      </w:r>
    </w:p>
    <w:p w:rsidRPr="00E82FD6" w:rsidR="009D4DE8" w:rsidP="00E82FD6" w:rsidRDefault="009D4DE8" w14:paraId="1ABA9E4A" w14:textId="308E6277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Do not take off again</w:t>
      </w:r>
    </w:p>
    <w:p w:rsidRPr="00ED6586" w:rsidR="009D4DE8" w:rsidP="00ED6586" w:rsidRDefault="009D4DE8" w14:paraId="1AD76D62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82FD6" w:rsidR="00ED6586" w:rsidP="00ED6586" w:rsidRDefault="00ED6586" w14:paraId="23CEFA8E" w14:textId="77777777">
      <w:pPr>
        <w:spacing w:after="0" w:line="240" w:lineRule="auto"/>
        <w:jc w:val="both"/>
        <w:rPr>
          <w:rFonts w:ascii="Calibri" w:hAnsi="Calibri" w:eastAsia="Times New Roman" w:cs="Calibri"/>
          <w:b/>
          <w:bCs/>
          <w:color w:val="000000"/>
          <w:kern w:val="0"/>
          <w:sz w:val="32"/>
          <w:szCs w:val="32"/>
          <w14:ligatures w14:val="none"/>
        </w:rPr>
      </w:pPr>
      <w:r w:rsidRPr="00E82FD6">
        <w:rPr>
          <w:rFonts w:ascii="Calibri" w:hAnsi="Calibri" w:eastAsia="Times New Roman" w:cs="Calibri"/>
          <w:b/>
          <w:bCs/>
          <w:color w:val="000000"/>
          <w:kern w:val="0"/>
          <w:sz w:val="32"/>
          <w:szCs w:val="32"/>
          <w14:ligatures w14:val="none"/>
        </w:rPr>
        <w:t>3.6 Multiple Motor Failure</w:t>
      </w:r>
    </w:p>
    <w:p w:rsidR="009D4DE8" w:rsidP="00ED6586" w:rsidRDefault="009D4DE8" w14:paraId="6976078A" w14:textId="77777777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</w:p>
    <w:p w:rsidR="009D4DE8" w:rsidP="00ED6586" w:rsidRDefault="00261A73" w14:paraId="735B2575" w14:textId="2D573CA5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Indication to Pilot:</w:t>
      </w:r>
    </w:p>
    <w:p w:rsidR="009D4DE8" w:rsidP="00ED6586" w:rsidRDefault="009D4DE8" w14:paraId="26667118" w14:textId="77777777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</w:p>
    <w:p w:rsidR="009D4DE8" w:rsidP="00ED6586" w:rsidRDefault="009D4DE8" w14:paraId="5D5563B4" w14:textId="57C18548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Two or motor motors fail</w:t>
      </w:r>
      <w:r w:rsidR="00261A73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.</w:t>
      </w:r>
    </w:p>
    <w:p w:rsidR="00261A73" w:rsidP="00ED6586" w:rsidRDefault="00261A73" w14:paraId="2D922FA4" w14:textId="77777777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</w:p>
    <w:p w:rsidR="006669BF" w:rsidP="006669BF" w:rsidRDefault="006669BF" w14:paraId="645E1177" w14:textId="79532B1F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In the event of a multiple motor failure, the pilot should respond immediately and:</w:t>
      </w:r>
    </w:p>
    <w:p w:rsidR="009D4DE8" w:rsidP="00ED6586" w:rsidRDefault="009D4DE8" w14:paraId="10AE7B61" w14:textId="77777777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</w:p>
    <w:p w:rsidRPr="00E82FD6" w:rsidR="009D4DE8" w:rsidP="00E82FD6" w:rsidRDefault="009D4DE8" w14:paraId="5EF2EAA0" w14:textId="1D7851CB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Determine whether the aircraft is controllable</w:t>
      </w:r>
    </w:p>
    <w:p w:rsidRPr="00E82FD6" w:rsidR="009D4DE8" w:rsidP="00E82FD6" w:rsidRDefault="009D4DE8" w14:paraId="1303FEE3" w14:textId="21AE876C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If under control, land immediately</w:t>
      </w:r>
    </w:p>
    <w:p w:rsidRPr="00E82FD6" w:rsidR="009D4DE8" w:rsidP="00E82FD6" w:rsidRDefault="009D4DE8" w14:paraId="6FDDDF1C" w14:textId="5DB61DB7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 xml:space="preserve">If it </w:t>
      </w:r>
      <w:r w:rsidR="006669BF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 xml:space="preserve">is or </w:t>
      </w:r>
      <w:r w:rsidRPr="00E82FD6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becomes uncontrollable, activate BRS immediately.</w:t>
      </w:r>
    </w:p>
    <w:p w:rsidR="009D4DE8" w:rsidP="00ED6586" w:rsidRDefault="009D4DE8" w14:paraId="25DCA6B8" w14:textId="77777777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</w:p>
    <w:p w:rsidR="009D4DE8" w:rsidP="00ED6586" w:rsidRDefault="009D4DE8" w14:paraId="09D23051" w14:textId="77777777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</w:p>
    <w:p w:rsidRPr="00E82FD6" w:rsidR="00ED6586" w:rsidP="00ED6586" w:rsidRDefault="00ED6586" w14:paraId="544F3B6A" w14:textId="77777777">
      <w:pPr>
        <w:spacing w:after="0" w:line="240" w:lineRule="auto"/>
        <w:jc w:val="both"/>
        <w:rPr>
          <w:rFonts w:ascii="Calibri" w:hAnsi="Calibri" w:eastAsia="Times New Roman" w:cs="Calibri"/>
          <w:b/>
          <w:bCs/>
          <w:color w:val="000000"/>
          <w:kern w:val="0"/>
          <w:sz w:val="32"/>
          <w:szCs w:val="32"/>
          <w14:ligatures w14:val="none"/>
        </w:rPr>
      </w:pPr>
      <w:r w:rsidRPr="00E82FD6">
        <w:rPr>
          <w:rFonts w:ascii="Calibri" w:hAnsi="Calibri" w:eastAsia="Times New Roman" w:cs="Calibri"/>
          <w:b/>
          <w:bCs/>
          <w:color w:val="000000"/>
          <w:kern w:val="0"/>
          <w:sz w:val="32"/>
          <w:szCs w:val="32"/>
          <w14:ligatures w14:val="none"/>
        </w:rPr>
        <w:t>3.7 Flight Control System Failure</w:t>
      </w:r>
    </w:p>
    <w:p w:rsidR="009D4DE8" w:rsidP="00ED6586" w:rsidRDefault="009D4DE8" w14:paraId="2068C072" w14:textId="77777777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</w:p>
    <w:p w:rsidR="00F67F6D" w:rsidP="00ED6586" w:rsidRDefault="006669BF" w14:paraId="306AC4FF" w14:textId="24B801AE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In the event of a Flight Control System failure, the Pilot should r</w:t>
      </w:r>
      <w:r w:rsidR="00261A73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espond immediately</w:t>
      </w:r>
      <w:r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 xml:space="preserve"> by</w:t>
      </w:r>
      <w:r w:rsidR="00AB49F9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:</w:t>
      </w:r>
    </w:p>
    <w:p w:rsidR="00F67F6D" w:rsidP="00ED6586" w:rsidRDefault="00F67F6D" w14:paraId="3A2A4714" w14:textId="77777777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</w:p>
    <w:p w:rsidRPr="00E82FD6" w:rsidR="00F67F6D" w:rsidP="00E82FD6" w:rsidRDefault="00F67F6D" w14:paraId="325EBCFD" w14:textId="6270B66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manually operat</w:t>
      </w:r>
      <w:r w:rsidR="00096F72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ing</w:t>
      </w:r>
      <w:r w:rsidRPr="00E82FD6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 xml:space="preserve"> the joystick to land</w:t>
      </w:r>
    </w:p>
    <w:p w:rsidRPr="00E82FD6" w:rsidR="00F67F6D" w:rsidP="00E82FD6" w:rsidRDefault="00F67F6D" w14:paraId="6B6B2D2D" w14:textId="407CBB3F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Select</w:t>
      </w:r>
      <w:r w:rsidR="00096F72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ing</w:t>
      </w:r>
      <w:r w:rsidRPr="00E82FD6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 xml:space="preserve"> the nearest safe </w:t>
      </w:r>
      <w:r w:rsidR="00096F72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 xml:space="preserve">landing </w:t>
      </w:r>
      <w:r w:rsidRPr="00E82FD6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area</w:t>
      </w:r>
    </w:p>
    <w:p w:rsidRPr="00E82FD6" w:rsidR="00F67F6D" w:rsidP="00E82FD6" w:rsidRDefault="00F67F6D" w14:paraId="02E29803" w14:textId="3A420949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Perform</w:t>
      </w:r>
      <w:r w:rsidR="00096F72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ing</w:t>
      </w:r>
      <w:r w:rsidRPr="00E82FD6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 xml:space="preserve"> the landing</w:t>
      </w:r>
    </w:p>
    <w:p w:rsidR="00F67F6D" w:rsidP="00ED6586" w:rsidRDefault="00F67F6D" w14:paraId="419733F0" w14:textId="77777777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</w:p>
    <w:p w:rsidR="00F67F6D" w:rsidP="00ED6586" w:rsidRDefault="00F67F6D" w14:paraId="67C38676" w14:textId="30B69098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If you cannot control the aircraft by operating the joystick</w:t>
      </w:r>
      <w:r w:rsidR="00AB49F9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:</w:t>
      </w:r>
    </w:p>
    <w:p w:rsidR="00F67F6D" w:rsidP="00ED6586" w:rsidRDefault="00F67F6D" w14:paraId="6267A1B5" w14:textId="77777777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</w:p>
    <w:p w:rsidRPr="00E82FD6" w:rsidR="00F67F6D" w:rsidP="00E82FD6" w:rsidRDefault="00F67F6D" w14:paraId="0F1F1C75" w14:textId="77D0AFB6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Activate the BRS whole-aircraft parachute rescue system immediately.</w:t>
      </w:r>
    </w:p>
    <w:p w:rsidR="00F67F6D" w:rsidP="00ED6586" w:rsidRDefault="00F67F6D" w14:paraId="2415282D" w14:textId="77777777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</w:p>
    <w:p w:rsidR="00F67F6D" w:rsidP="00ED6586" w:rsidRDefault="00F67F6D" w14:paraId="3F4520CA" w14:textId="77777777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5D2B2772" w14:textId="7840129B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82FD6" w:rsidR="00F67F6D" w:rsidP="00ED6586" w:rsidRDefault="00ED6586" w14:paraId="07A28C3C" w14:textId="309B54A4">
      <w:pPr>
        <w:spacing w:after="0" w:line="240" w:lineRule="auto"/>
        <w:jc w:val="both"/>
        <w:rPr>
          <w:rFonts w:ascii="Calibri" w:hAnsi="Calibri" w:eastAsia="Times New Roman" w:cs="Calibri"/>
          <w:b/>
          <w:bCs/>
          <w:color w:val="000000"/>
          <w:kern w:val="0"/>
          <w:sz w:val="32"/>
          <w:szCs w:val="32"/>
          <w14:ligatures w14:val="none"/>
        </w:rPr>
      </w:pPr>
      <w:r w:rsidRPr="00E82FD6">
        <w:rPr>
          <w:rFonts w:ascii="Calibri" w:hAnsi="Calibri" w:eastAsia="Times New Roman" w:cs="Calibri"/>
          <w:b/>
          <w:bCs/>
          <w:color w:val="000000"/>
          <w:kern w:val="0"/>
          <w:sz w:val="32"/>
          <w:szCs w:val="32"/>
          <w14:ligatures w14:val="none"/>
        </w:rPr>
        <w:t xml:space="preserve">3.8 Control </w:t>
      </w:r>
      <w:r w:rsidR="00F67F6D">
        <w:rPr>
          <w:rFonts w:ascii="Calibri" w:hAnsi="Calibri" w:eastAsia="Times New Roman" w:cs="Calibri"/>
          <w:b/>
          <w:bCs/>
          <w:color w:val="000000"/>
          <w:kern w:val="0"/>
          <w:sz w:val="32"/>
          <w:szCs w:val="32"/>
          <w14:ligatures w14:val="none"/>
        </w:rPr>
        <w:t xml:space="preserve">(Joystick) </w:t>
      </w:r>
      <w:r w:rsidRPr="00E82FD6">
        <w:rPr>
          <w:rFonts w:ascii="Calibri" w:hAnsi="Calibri" w:eastAsia="Times New Roman" w:cs="Calibri"/>
          <w:b/>
          <w:bCs/>
          <w:color w:val="000000"/>
          <w:kern w:val="0"/>
          <w:sz w:val="32"/>
          <w:szCs w:val="32"/>
          <w14:ligatures w14:val="none"/>
        </w:rPr>
        <w:t>Stick Failure</w:t>
      </w:r>
    </w:p>
    <w:p w:rsidR="00F67F6D" w:rsidP="00ED6586" w:rsidRDefault="00F67F6D" w14:paraId="4558DA0E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="00ED6586" w:rsidP="00ED6586" w:rsidRDefault="00261A73" w14:paraId="5B951887" w14:textId="4D16A9E9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Indication to Pilot:</w:t>
      </w:r>
    </w:p>
    <w:p w:rsidR="00F67F6D" w:rsidP="00ED6586" w:rsidRDefault="00F67F6D" w14:paraId="676EE38B" w14:textId="77777777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</w:p>
    <w:p w:rsidR="00F67F6D" w:rsidP="00ED6586" w:rsidRDefault="00096F72" w14:paraId="40F48EC9" w14:textId="5BF7B9DD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Aircraft will not respond to joystick</w:t>
      </w:r>
      <w:r w:rsidR="00F67F6D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 xml:space="preserve"> control</w:t>
      </w:r>
      <w:r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s</w:t>
      </w:r>
      <w:r w:rsidR="00F67F6D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 xml:space="preserve"> </w:t>
      </w:r>
    </w:p>
    <w:p w:rsidR="00F67F6D" w:rsidP="00ED6586" w:rsidRDefault="00F67F6D" w14:paraId="1650C4AB" w14:textId="77777777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</w:p>
    <w:p w:rsidR="00F67F6D" w:rsidP="00ED6586" w:rsidRDefault="00096F72" w14:paraId="6C19E1F2" w14:textId="32080DCA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In the event of joystick control failure, the pilot should</w:t>
      </w:r>
      <w:r w:rsidR="00261A73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 xml:space="preserve"> immediately</w:t>
      </w:r>
      <w:r w:rsidR="00AB49F9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:</w:t>
      </w:r>
    </w:p>
    <w:p w:rsidR="00F67F6D" w:rsidP="00ED6586" w:rsidRDefault="00F67F6D" w14:paraId="7C0644B4" w14:textId="77777777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</w:p>
    <w:p w:rsidRPr="00E82FD6" w:rsidR="00F67F6D" w:rsidP="00E82FD6" w:rsidRDefault="00F67F6D" w14:paraId="27639E93" w14:textId="4D9AD9EC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Confirm that the flight control system is normal</w:t>
      </w:r>
    </w:p>
    <w:p w:rsidRPr="00E82FD6" w:rsidR="00F67F6D" w:rsidP="00E82FD6" w:rsidRDefault="00F67F6D" w14:paraId="4EE30DE4" w14:textId="2BCF2D50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Open the virtual PFD joystick interface</w:t>
      </w:r>
    </w:p>
    <w:p w:rsidRPr="00E82FD6" w:rsidR="00F67F6D" w:rsidP="00E82FD6" w:rsidRDefault="00F67F6D" w14:paraId="77B72DA5" w14:textId="0E58AF86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Start Virtual Stick Mode</w:t>
      </w:r>
    </w:p>
    <w:p w:rsidRPr="00E82FD6" w:rsidR="00F67F6D" w:rsidP="00E82FD6" w:rsidRDefault="00F67F6D" w14:paraId="7FD23FE4" w14:textId="2332418E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Control the aircraft using the virtual joysticks</w:t>
      </w:r>
    </w:p>
    <w:p w:rsidRPr="00E82FD6" w:rsidR="00F67F6D" w:rsidP="00E82FD6" w:rsidRDefault="00F67F6D" w14:paraId="4C498833" w14:textId="5157252B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 xml:space="preserve">Find a </w:t>
      </w:r>
      <w:r w:rsidR="00CF5368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 xml:space="preserve">safe </w:t>
      </w:r>
      <w:r w:rsidRPr="00E82FD6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landing area</w:t>
      </w:r>
    </w:p>
    <w:p w:rsidRPr="00E82FD6" w:rsidR="00F67F6D" w:rsidP="00E82FD6" w:rsidRDefault="00F67F6D" w14:paraId="465D2905" w14:textId="40E9ADC0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Land as soon as possible</w:t>
      </w:r>
    </w:p>
    <w:p w:rsidR="00F67F6D" w:rsidP="00ED6586" w:rsidRDefault="00F67F6D" w14:paraId="194F7E8D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="00F67F6D" w:rsidP="00ED6586" w:rsidRDefault="00F67F6D" w14:paraId="2EE60594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="00F67F6D" w:rsidP="00ED6586" w:rsidRDefault="00F67F6D" w14:paraId="06D3FF46" w14:textId="4B59E63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Follow Up Action</w:t>
      </w:r>
      <w:r w:rsidR="000E4A5B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:</w:t>
      </w:r>
    </w:p>
    <w:p w:rsidR="00F67F6D" w:rsidP="00ED6586" w:rsidRDefault="00F67F6D" w14:paraId="164AB176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="00F67F6D" w:rsidP="00ED6586" w:rsidRDefault="00F67F6D" w14:paraId="2A83B9E1" w14:textId="7B394B3A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No further flight allowed</w:t>
      </w:r>
    </w:p>
    <w:p w:rsidR="00F67F6D" w:rsidP="00ED6586" w:rsidRDefault="00F67F6D" w14:paraId="0324E87B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="00F67F6D" w:rsidP="00ED6586" w:rsidRDefault="00F67F6D" w14:paraId="789F9BBA" w14:textId="27E8DED2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hAnsi="Calibri" w:eastAsia="Times New Roman" w:cs="Calibri"/>
          <w:noProof/>
          <w:color w:val="000000"/>
          <w:kern w:val="0"/>
          <w:sz w:val="28"/>
          <w:szCs w:val="28"/>
        </w:rPr>
        <w:drawing>
          <wp:inline distT="0" distB="0" distL="0" distR="0" wp14:anchorId="2BB8D776" wp14:editId="50EFC262">
            <wp:extent cx="5731510" cy="2061845"/>
            <wp:effectExtent l="0" t="0" r="0" b="0"/>
            <wp:docPr id="915452642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452642" name="Picture 5" descr="A screenshot of a comput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D6586" w:rsidR="00F67F6D" w:rsidP="00ED6586" w:rsidRDefault="00F67F6D" w14:paraId="686E94FE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="007238F3" w:rsidP="00ED6586" w:rsidRDefault="007238F3" w14:paraId="3A45B725" w14:textId="77777777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</w:p>
    <w:p w:rsidR="007238F3" w:rsidP="00ED6586" w:rsidRDefault="007238F3" w14:paraId="0F6A4A5B" w14:textId="77777777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</w:p>
    <w:p w:rsidRPr="00ED6586" w:rsidR="007238F3" w:rsidP="00ED6586" w:rsidRDefault="007238F3" w14:paraId="24649EC4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82FD6" w:rsidR="00ED6586" w:rsidP="00ED6586" w:rsidRDefault="00ED6586" w14:paraId="00C69A21" w14:textId="77777777">
      <w:pPr>
        <w:spacing w:after="0" w:line="240" w:lineRule="auto"/>
        <w:jc w:val="both"/>
        <w:rPr>
          <w:rFonts w:ascii="Calibri" w:hAnsi="Calibri" w:eastAsia="Times New Roman" w:cs="Calibri"/>
          <w:b/>
          <w:bCs/>
          <w:color w:val="000000"/>
          <w:kern w:val="0"/>
          <w:sz w:val="32"/>
          <w:szCs w:val="32"/>
          <w14:ligatures w14:val="none"/>
        </w:rPr>
      </w:pPr>
      <w:r w:rsidRPr="00E82FD6">
        <w:rPr>
          <w:rFonts w:ascii="Calibri" w:hAnsi="Calibri" w:eastAsia="Times New Roman" w:cs="Calibri"/>
          <w:b/>
          <w:bCs/>
          <w:color w:val="000000"/>
          <w:kern w:val="0"/>
          <w:sz w:val="32"/>
          <w:szCs w:val="32"/>
          <w14:ligatures w14:val="none"/>
        </w:rPr>
        <w:t>3.9 GPS Signal Loss</w:t>
      </w:r>
    </w:p>
    <w:p w:rsidR="007238F3" w:rsidP="00ED6586" w:rsidRDefault="007238F3" w14:paraId="6663C728" w14:textId="77777777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</w:p>
    <w:p w:rsidR="007238F3" w:rsidP="00ED6586" w:rsidRDefault="00CF5368" w14:paraId="4861D5DA" w14:textId="0BCD27EB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In the event of GPS signal loss, the pilot should</w:t>
      </w:r>
      <w:r w:rsidR="00261A73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 xml:space="preserve"> immediately</w:t>
      </w:r>
      <w:r w:rsidR="00AB49F9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:</w:t>
      </w:r>
    </w:p>
    <w:p w:rsidR="007238F3" w:rsidP="00ED6586" w:rsidRDefault="007238F3" w14:paraId="4FD23E99" w14:textId="77777777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</w:p>
    <w:p w:rsidRPr="00E82FD6" w:rsidR="007238F3" w:rsidP="00E82FD6" w:rsidRDefault="007238F3" w14:paraId="6C931900" w14:textId="70B8AEFB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Maintain visual flight</w:t>
      </w:r>
    </w:p>
    <w:p w:rsidRPr="00E82FD6" w:rsidR="007238F3" w:rsidP="00E82FD6" w:rsidRDefault="007238F3" w14:paraId="5B83604A" w14:textId="1E440839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Switch attitude mode</w:t>
      </w:r>
    </w:p>
    <w:p w:rsidR="007238F3" w:rsidP="00ED6586" w:rsidRDefault="007238F3" w14:paraId="66A57924" w14:textId="77777777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</w:p>
    <w:p w:rsidR="007238F3" w:rsidP="00ED6586" w:rsidRDefault="007238F3" w14:paraId="03F5176A" w14:textId="77777777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</w:p>
    <w:p w:rsidRPr="00E82FD6" w:rsidR="00ED6586" w:rsidP="00ED6586" w:rsidRDefault="00ED6586" w14:paraId="355EA1ED" w14:textId="472C58E3">
      <w:pPr>
        <w:spacing w:after="0" w:line="240" w:lineRule="auto"/>
        <w:jc w:val="both"/>
        <w:rPr>
          <w:rFonts w:ascii="Calibri" w:hAnsi="Calibri" w:eastAsia="Times New Roman" w:cs="Calibri"/>
          <w:b/>
          <w:bCs/>
          <w:color w:val="000000"/>
          <w:kern w:val="0"/>
          <w:sz w:val="32"/>
          <w:szCs w:val="32"/>
          <w14:ligatures w14:val="none"/>
        </w:rPr>
      </w:pPr>
      <w:r w:rsidRPr="00E82FD6">
        <w:rPr>
          <w:rFonts w:ascii="Calibri" w:hAnsi="Calibri" w:eastAsia="Times New Roman" w:cs="Calibri"/>
          <w:b/>
          <w:bCs/>
          <w:color w:val="000000"/>
          <w:kern w:val="0"/>
          <w:sz w:val="32"/>
          <w:szCs w:val="32"/>
          <w14:ligatures w14:val="none"/>
        </w:rPr>
        <w:t xml:space="preserve">3.10 Battery </w:t>
      </w:r>
      <w:r w:rsidRPr="00E82FD6" w:rsidR="007238F3">
        <w:rPr>
          <w:rFonts w:ascii="Calibri" w:hAnsi="Calibri" w:eastAsia="Times New Roman" w:cs="Calibri"/>
          <w:b/>
          <w:bCs/>
          <w:color w:val="000000"/>
          <w:kern w:val="0"/>
          <w:sz w:val="32"/>
          <w:szCs w:val="32"/>
          <w14:ligatures w14:val="none"/>
        </w:rPr>
        <w:t>Overheating</w:t>
      </w:r>
    </w:p>
    <w:p w:rsidR="007238F3" w:rsidP="00ED6586" w:rsidRDefault="007238F3" w14:paraId="0A1B7072" w14:textId="77777777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</w:p>
    <w:p w:rsidR="007238F3" w:rsidP="00ED6586" w:rsidRDefault="00CF5368" w14:paraId="2E7D3814" w14:textId="7DD3C96A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In the event of the battery overheating, the pilot should</w:t>
      </w:r>
      <w:r w:rsidR="00261A73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 xml:space="preserve"> immediately:</w:t>
      </w:r>
    </w:p>
    <w:p w:rsidR="00115196" w:rsidP="00ED6586" w:rsidRDefault="00115196" w14:paraId="2589CE2B" w14:textId="77777777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</w:p>
    <w:p w:rsidRPr="00E82FD6" w:rsidR="00115196" w:rsidP="00E82FD6" w:rsidRDefault="00115196" w14:paraId="3449B789" w14:textId="177537EA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Reduce power</w:t>
      </w:r>
    </w:p>
    <w:p w:rsidRPr="00E82FD6" w:rsidR="00115196" w:rsidP="00E82FD6" w:rsidRDefault="00115196" w14:paraId="3D3D815E" w14:textId="4EFE37CF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Terminate mission</w:t>
      </w:r>
    </w:p>
    <w:p w:rsidRPr="00E82FD6" w:rsidR="00115196" w:rsidP="00E82FD6" w:rsidRDefault="00115196" w14:paraId="14FE9932" w14:textId="0410CFCE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Land as soon as possible</w:t>
      </w:r>
    </w:p>
    <w:p w:rsidRPr="00E82FD6" w:rsidR="00115196" w:rsidP="00E82FD6" w:rsidRDefault="00115196" w14:paraId="408E1B7D" w14:textId="102ADAA6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Shut down main power after landing</w:t>
      </w:r>
    </w:p>
    <w:p w:rsidR="007238F3" w:rsidP="00ED6586" w:rsidRDefault="007238F3" w14:paraId="00C397C0" w14:textId="77777777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</w:p>
    <w:p w:rsidR="007238F3" w:rsidP="00ED6586" w:rsidRDefault="007238F3" w14:paraId="47C7A229" w14:textId="77777777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1A0252D3" w14:textId="22754B6A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Times New Roman" w:cs="Calibri"/>
          <w:b/>
          <w:bCs/>
          <w:color w:val="000000"/>
          <w:kern w:val="0"/>
          <w:sz w:val="32"/>
          <w:szCs w:val="32"/>
          <w14:ligatures w14:val="none"/>
        </w:rPr>
        <w:t>3.11 Battery Thermal Runaway</w:t>
      </w:r>
    </w:p>
    <w:p w:rsidR="009E0F63" w:rsidP="00ED6586" w:rsidRDefault="009E0F63" w14:paraId="754071C2" w14:textId="77777777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</w:p>
    <w:p w:rsidR="009E0F63" w:rsidP="00ED6586" w:rsidRDefault="00CF5368" w14:paraId="21F58922" w14:textId="4E4DCBD4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In the event of a Battery Thermal Runaway as a result of</w:t>
      </w:r>
      <w:r w:rsidR="009E0F63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:</w:t>
      </w:r>
    </w:p>
    <w:p w:rsidR="009E0F63" w:rsidP="00ED6586" w:rsidRDefault="009E0F63" w14:paraId="11DF3A28" w14:textId="77777777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</w:p>
    <w:p w:rsidRPr="00E82FD6" w:rsidR="009E0F63" w:rsidP="00E82FD6" w:rsidRDefault="009E0F63" w14:paraId="63230684" w14:textId="03E81AB7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Smoke</w:t>
      </w:r>
    </w:p>
    <w:p w:rsidRPr="00E82FD6" w:rsidR="009E0F63" w:rsidP="00E82FD6" w:rsidRDefault="009E0F63" w14:paraId="7AAF72C6" w14:textId="42895452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Abnormal smell</w:t>
      </w:r>
    </w:p>
    <w:p w:rsidRPr="00E82FD6" w:rsidR="009E0F63" w:rsidP="00E82FD6" w:rsidRDefault="009E0F63" w14:paraId="43FED0C3" w14:textId="2E823432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Sharp rise in temperature</w:t>
      </w:r>
    </w:p>
    <w:p w:rsidR="009E0F63" w:rsidP="00ED6586" w:rsidRDefault="009E0F63" w14:paraId="2274B9B5" w14:textId="77777777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</w:p>
    <w:p w:rsidR="009E0F63" w:rsidP="00ED6586" w:rsidRDefault="00CF5368" w14:paraId="4FEA579E" w14:textId="7DA86302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The pilot should</w:t>
      </w:r>
      <w:r w:rsidR="009E0F63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:</w:t>
      </w:r>
    </w:p>
    <w:p w:rsidR="009E0F63" w:rsidP="00ED6586" w:rsidRDefault="009E0F63" w14:paraId="6D45A9F8" w14:textId="77777777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</w:p>
    <w:p w:rsidRPr="00E82FD6" w:rsidR="009E0F63" w:rsidP="00E82FD6" w:rsidRDefault="009E0F63" w14:paraId="4E46D788" w14:textId="6AF4587A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 xml:space="preserve">Land </w:t>
      </w:r>
      <w:r w:rsidR="00CF5368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immediately</w:t>
      </w:r>
    </w:p>
    <w:p w:rsidRPr="00E82FD6" w:rsidR="009E0F63" w:rsidP="00E82FD6" w:rsidRDefault="009E0F63" w14:paraId="33404000" w14:textId="38C8719B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Stay away from crowded areas</w:t>
      </w:r>
    </w:p>
    <w:p w:rsidRPr="00E82FD6" w:rsidR="009E0F63" w:rsidP="00E82FD6" w:rsidRDefault="009E0F63" w14:paraId="0C0F1416" w14:textId="561E06E7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Evacuate immediately after landing</w:t>
      </w:r>
    </w:p>
    <w:p w:rsidR="009E0F63" w:rsidP="00ED6586" w:rsidRDefault="009E0F63" w14:paraId="6E554EC6" w14:textId="77777777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</w:p>
    <w:p w:rsidR="009E0F63" w:rsidP="00ED6586" w:rsidRDefault="009E0F63" w14:paraId="1BBC0EC3" w14:textId="405188FA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Do not restart the system</w:t>
      </w:r>
    </w:p>
    <w:p w:rsidR="009E0F63" w:rsidP="00ED6586" w:rsidRDefault="009E0F63" w14:paraId="3BA48756" w14:textId="77777777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</w:p>
    <w:p w:rsidRPr="00E82FD6" w:rsidR="00ED6586" w:rsidP="00ED6586" w:rsidRDefault="00ED6586" w14:paraId="743C2C9C" w14:textId="77777777">
      <w:pPr>
        <w:spacing w:after="0" w:line="240" w:lineRule="auto"/>
        <w:jc w:val="both"/>
        <w:rPr>
          <w:rFonts w:ascii="Calibri" w:hAnsi="Calibri" w:eastAsia="Times New Roman" w:cs="Calibri"/>
          <w:b/>
          <w:bCs/>
          <w:color w:val="000000"/>
          <w:kern w:val="0"/>
          <w:sz w:val="32"/>
          <w:szCs w:val="32"/>
          <w14:ligatures w14:val="none"/>
        </w:rPr>
      </w:pPr>
      <w:r w:rsidRPr="00E82FD6">
        <w:rPr>
          <w:rFonts w:ascii="Calibri" w:hAnsi="Calibri" w:eastAsia="Times New Roman" w:cs="Calibri"/>
          <w:b/>
          <w:bCs/>
          <w:color w:val="000000"/>
          <w:kern w:val="0"/>
          <w:sz w:val="32"/>
          <w:szCs w:val="32"/>
          <w14:ligatures w14:val="none"/>
        </w:rPr>
        <w:t>3.12 Automatic Flight Function Failure</w:t>
      </w:r>
    </w:p>
    <w:p w:rsidRPr="00ED6586" w:rsidR="009E0F63" w:rsidP="00ED6586" w:rsidRDefault="009E0F63" w14:paraId="6D79B54D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CF5368" w14:paraId="6248A492" w14:textId="1DF08BD5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Automatic Flight Function </w:t>
      </w:r>
      <w:r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Failure</w:t>
      </w:r>
      <w:r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 applies when</w:t>
      </w:r>
      <w:r w:rsidRPr="00ED6586" w:rsid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:</w:t>
      </w:r>
    </w:p>
    <w:p w:rsidR="00713381" w:rsidP="00713381" w:rsidRDefault="00713381" w14:paraId="3DA9F0E8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82FD6" w:rsidR="00ED6586" w:rsidP="00E82FD6" w:rsidRDefault="00ED6586" w14:paraId="17DE59E5" w14:textId="685A66E6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AUTO LAND</w:t>
      </w:r>
      <w:r w:rsidRPr="00E82FD6" w:rsidR="009E0F63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 xml:space="preserve"> </w:t>
      </w:r>
      <w:r w:rsidR="00CF5368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 xml:space="preserve">is </w:t>
      </w:r>
      <w:r w:rsidRPr="00E82FD6" w:rsidR="009E0F63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not working</w:t>
      </w:r>
    </w:p>
    <w:p w:rsidRPr="00E82FD6" w:rsidR="00ED6586" w:rsidP="00E82FD6" w:rsidRDefault="00ED6586" w14:paraId="482B6C66" w14:textId="4C350257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R</w:t>
      </w:r>
      <w:r w:rsidRPr="00E82FD6" w:rsidR="009E0F63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eturn </w:t>
      </w:r>
      <w:r w:rsidRPr="00E82FD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T</w:t>
      </w:r>
      <w:r w:rsidRPr="00E82FD6" w:rsidR="009E0F63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o </w:t>
      </w:r>
      <w:r w:rsidRPr="00E82FD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H</w:t>
      </w:r>
      <w:r w:rsidRPr="00E82FD6" w:rsidR="009E0F63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ome (RTH) </w:t>
      </w:r>
      <w:r w:rsidR="00CF5368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function </w:t>
      </w:r>
      <w:r w:rsidRPr="00E82FD6" w:rsidR="009E0F63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failure</w:t>
      </w:r>
      <w:r w:rsidRPr="00E82FD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 </w:t>
      </w:r>
    </w:p>
    <w:p w:rsidRPr="00E82FD6" w:rsidR="00ED6586" w:rsidP="00E82FD6" w:rsidRDefault="009E0F63" w14:paraId="44EA6676" w14:textId="40FF73B5">
      <w:pPr>
        <w:pStyle w:val="ListParagraph"/>
        <w:numPr>
          <w:ilvl w:val="0"/>
          <w:numId w:val="23"/>
        </w:numPr>
        <w:rPr>
          <w:rFonts w:ascii="Calibri" w:hAnsi="Calibri" w:cs="Calibri"/>
          <w:sz w:val="28"/>
          <w:szCs w:val="28"/>
        </w:rPr>
      </w:pPr>
      <w:r w:rsidRPr="00E82FD6">
        <w:rPr>
          <w:rFonts w:ascii="Calibri" w:hAnsi="Calibri" w:eastAsia="SimSun" w:cs="Calibri"/>
          <w:sz w:val="28"/>
          <w:szCs w:val="28"/>
        </w:rPr>
        <w:t>Auto Navigation Exception</w:t>
      </w:r>
    </w:p>
    <w:p w:rsidRPr="00E82FD6" w:rsidR="00ED6586" w:rsidP="00E82FD6" w:rsidRDefault="00713381" w14:paraId="6F699BCC" w14:textId="55119926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Auto Flight Interruption</w:t>
      </w:r>
    </w:p>
    <w:p w:rsidR="00713381" w:rsidP="00ED6586" w:rsidRDefault="00713381" w14:paraId="08DF0268" w14:textId="77777777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</w:p>
    <w:p w:rsidR="00713381" w:rsidP="00ED6586" w:rsidRDefault="00CF5368" w14:paraId="4377AD9C" w14:textId="1048D1E5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In these circumstances, the pilot should</w:t>
      </w:r>
      <w:r w:rsidR="00261A73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 xml:space="preserve"> immediately</w:t>
      </w:r>
      <w:r w:rsidR="00713381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:</w:t>
      </w:r>
    </w:p>
    <w:p w:rsidR="00713381" w:rsidP="00ED6586" w:rsidRDefault="00713381" w14:paraId="1BADFB7D" w14:textId="77777777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</w:p>
    <w:p w:rsidRPr="00E82FD6" w:rsidR="00713381" w:rsidP="00E82FD6" w:rsidRDefault="00713381" w14:paraId="445AAF28" w14:textId="34B7C8D4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Switch to manual mode</w:t>
      </w:r>
    </w:p>
    <w:p w:rsidRPr="00E82FD6" w:rsidR="00713381" w:rsidP="00E82FD6" w:rsidRDefault="00713381" w14:paraId="77BAFCEA" w14:textId="602D72A0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Keep the aircraft stable</w:t>
      </w:r>
    </w:p>
    <w:p w:rsidRPr="00E82FD6" w:rsidR="00713381" w:rsidP="00E82FD6" w:rsidRDefault="00713381" w14:paraId="011E9BC1" w14:textId="52AC74BC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Select the nearest safe area</w:t>
      </w:r>
      <w:r w:rsidR="00CF5368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 xml:space="preserve"> to land, and</w:t>
      </w:r>
    </w:p>
    <w:p w:rsidRPr="00E82FD6" w:rsidR="00713381" w:rsidP="00E82FD6" w:rsidRDefault="00CF5368" w14:paraId="477A1DDD" w14:textId="3FAF46EE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M</w:t>
      </w:r>
      <w:r w:rsidRPr="00E82FD6" w:rsidR="00713381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anually</w:t>
      </w:r>
      <w:r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 xml:space="preserve"> land</w:t>
      </w:r>
      <w:r w:rsidRPr="00E82FD6" w:rsidR="00713381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 xml:space="preserve"> immediately</w:t>
      </w:r>
    </w:p>
    <w:p w:rsidR="00713381" w:rsidP="00ED6586" w:rsidRDefault="00713381" w14:paraId="129A58C9" w14:textId="77777777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</w:p>
    <w:p w:rsidR="00713381" w:rsidP="00ED6586" w:rsidRDefault="00713381" w14:paraId="30B17A67" w14:textId="77777777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</w:p>
    <w:p w:rsidR="00713381" w:rsidP="00ED6586" w:rsidRDefault="00713381" w14:paraId="6C314C17" w14:textId="4D83C06C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Follow up actions:</w:t>
      </w:r>
    </w:p>
    <w:p w:rsidR="00713381" w:rsidP="00ED6586" w:rsidRDefault="00713381" w14:paraId="139906F0" w14:textId="77777777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</w:p>
    <w:p w:rsidRPr="00E82FD6" w:rsidR="00713381" w:rsidP="00E82FD6" w:rsidRDefault="00713381" w14:paraId="1A60B1C3" w14:textId="75ADEC62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No further flight allowed</w:t>
      </w:r>
    </w:p>
    <w:p w:rsidRPr="00E82FD6" w:rsidR="00713381" w:rsidP="00E82FD6" w:rsidRDefault="00713381" w14:paraId="3B77AB5D" w14:textId="795C82AE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Prohibited from taking off again</w:t>
      </w:r>
    </w:p>
    <w:p w:rsidR="00713381" w:rsidP="00713381" w:rsidRDefault="00713381" w14:paraId="78C1B6E3" w14:textId="72BD4566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Complete system check</w:t>
      </w:r>
    </w:p>
    <w:p w:rsidR="002005D4" w:rsidP="002005D4" w:rsidRDefault="002005D4" w14:paraId="3AA5BA38" w14:textId="77777777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</w:p>
    <w:p w:rsidR="002005D4" w:rsidP="002005D4" w:rsidRDefault="002005D4" w14:paraId="588E2F9A" w14:textId="03E7635C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Warning:</w:t>
      </w:r>
    </w:p>
    <w:p w:rsidR="002005D4" w:rsidP="002005D4" w:rsidRDefault="002005D4" w14:paraId="50113100" w14:textId="77777777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</w:p>
    <w:p w:rsidR="002005D4" w:rsidP="002005D4" w:rsidRDefault="002005D4" w14:paraId="248FD09B" w14:textId="64BE46F0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Do not continue flight missions after a flight function failure.</w:t>
      </w:r>
    </w:p>
    <w:p w:rsidR="00713381" w:rsidP="00ED6586" w:rsidRDefault="00713381" w14:paraId="536D7FE2" w14:textId="77777777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</w:p>
    <w:p w:rsidRPr="00ED6586" w:rsidR="00713381" w:rsidP="00ED6586" w:rsidRDefault="00713381" w14:paraId="2C1BF69D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="00ED6586" w:rsidP="00ED6586" w:rsidRDefault="00ED6586" w14:paraId="755EDE0C" w14:textId="26975F45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Times New Roman" w:cs="Calibri"/>
          <w:b/>
          <w:bCs/>
          <w:color w:val="000000"/>
          <w:kern w:val="0"/>
          <w:sz w:val="32"/>
          <w:szCs w:val="32"/>
          <w14:ligatures w14:val="none"/>
        </w:rPr>
        <w:t xml:space="preserve">3.13 </w:t>
      </w:r>
      <w:r w:rsidRPr="00E82FD6" w:rsidR="0014326B">
        <w:rPr>
          <w:rFonts w:ascii="Calibri" w:hAnsi="Calibri" w:eastAsia="Times New Roman" w:cs="Calibri"/>
          <w:b/>
          <w:bCs/>
          <w:color w:val="000000"/>
          <w:kern w:val="0"/>
          <w:sz w:val="32"/>
          <w:szCs w:val="32"/>
          <w14:ligatures w14:val="none"/>
        </w:rPr>
        <w:t xml:space="preserve">Parachute Activation Procedure (Ballistic Recovery </w:t>
      </w:r>
      <w:r w:rsidR="00261A73">
        <w:rPr>
          <w:rFonts w:ascii="Calibri" w:hAnsi="Calibri" w:eastAsia="Times New Roman" w:cs="Calibri"/>
          <w:b/>
          <w:bCs/>
          <w:color w:val="000000"/>
          <w:kern w:val="0"/>
          <w:sz w:val="32"/>
          <w:szCs w:val="32"/>
          <w14:ligatures w14:val="none"/>
        </w:rPr>
        <w:t>System</w:t>
      </w:r>
      <w:r w:rsidRPr="00E82FD6" w:rsidR="0014326B">
        <w:rPr>
          <w:rFonts w:ascii="Calibri" w:hAnsi="Calibri" w:eastAsia="Times New Roman" w:cs="Calibri"/>
          <w:b/>
          <w:bCs/>
          <w:color w:val="000000"/>
          <w:kern w:val="0"/>
          <w:sz w:val="32"/>
          <w:szCs w:val="32"/>
          <w14:ligatures w14:val="none"/>
        </w:rPr>
        <w:t xml:space="preserve"> BRS)</w:t>
      </w:r>
    </w:p>
    <w:p w:rsidR="0014326B" w:rsidP="00ED6586" w:rsidRDefault="0014326B" w14:paraId="73CC7C4B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="0014326B" w:rsidP="00ED6586" w:rsidRDefault="00CF5368" w14:paraId="18AD2395" w14:textId="55A929F5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The parachute is </w:t>
      </w:r>
      <w:r w:rsidR="00CA59A8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deployed by the pyrotechnic driven piston system.  The pre-flight checklist should ensure that the parachute red cover is unobstructed.  Deployment of the </w:t>
      </w:r>
      <w:r w:rsidR="00261A73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BRS to</w:t>
      </w:r>
      <w:r w:rsidR="00CA59A8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 be undertaken </w:t>
      </w:r>
      <w:r w:rsidR="00261A73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in the following situations</w:t>
      </w:r>
      <w:r w:rsidR="0014326B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:</w:t>
      </w:r>
    </w:p>
    <w:p w:rsidR="0014326B" w:rsidP="00ED6586" w:rsidRDefault="0014326B" w14:paraId="3B482D72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82FD6" w:rsidR="0014326B" w:rsidP="00E82FD6" w:rsidRDefault="0014326B" w14:paraId="6C24C8C3" w14:textId="75C37A8D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Flight control failure</w:t>
      </w:r>
    </w:p>
    <w:p w:rsidRPr="00E82FD6" w:rsidR="0014326B" w:rsidP="00E82FD6" w:rsidRDefault="0014326B" w14:paraId="70B9425E" w14:textId="729E4D03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Multiple motor failure</w:t>
      </w:r>
    </w:p>
    <w:p w:rsidR="0014326B" w:rsidP="0014326B" w:rsidRDefault="0014326B" w14:paraId="6F03F597" w14:textId="5AA9C10A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Structural damage</w:t>
      </w:r>
    </w:p>
    <w:p w:rsidRPr="00E82FD6" w:rsidR="0014326B" w:rsidP="009D7C72" w:rsidRDefault="0014326B" w14:paraId="034723B9" w14:textId="51E375E9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Aircraft out of control</w:t>
      </w:r>
    </w:p>
    <w:p w:rsidR="0014326B" w:rsidP="0014326B" w:rsidRDefault="0014326B" w14:paraId="3126D7F4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="0014326B" w:rsidP="0014326B" w:rsidRDefault="0014326B" w14:paraId="16EC8298" w14:textId="568CD18E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Remediation Actions:</w:t>
      </w:r>
    </w:p>
    <w:p w:rsidR="0014326B" w:rsidP="0014326B" w:rsidRDefault="0014326B" w14:paraId="60B5F05A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82FD6" w:rsidR="0014326B" w:rsidP="00E82FD6" w:rsidRDefault="0014326B" w14:paraId="7E202AC5" w14:textId="15C6CA15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Stop using joystick and/or digital flight controls</w:t>
      </w:r>
    </w:p>
    <w:p w:rsidRPr="00E82FD6" w:rsidR="0014326B" w:rsidP="00E82FD6" w:rsidRDefault="0014326B" w14:paraId="624026F3" w14:textId="40A124BF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Pull the red</w:t>
      </w:r>
      <w:r w:rsidRPr="00E82FD6" w:rsidR="00055125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 start</w:t>
      </w:r>
      <w:r w:rsidRPr="00E82FD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 parachute handle on the left</w:t>
      </w:r>
    </w:p>
    <w:p w:rsidR="00CA59A8" w:rsidP="00CA59A8" w:rsidRDefault="0014326B" w14:paraId="29F47A8E" w14:textId="77777777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Wait for parachute to fully deploy </w:t>
      </w:r>
    </w:p>
    <w:p w:rsidRPr="00E82FD6" w:rsidR="0014326B" w:rsidP="00E82FD6" w:rsidRDefault="00CA59A8" w14:paraId="10216989" w14:textId="3253860C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Brace for landing</w:t>
      </w:r>
    </w:p>
    <w:p w:rsidR="0014326B" w:rsidP="0014326B" w:rsidRDefault="0014326B" w14:paraId="4F8C43E5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="00055125" w:rsidP="0014326B" w:rsidRDefault="00055125" w14:paraId="638190BA" w14:textId="639659CC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After Landing:</w:t>
      </w:r>
    </w:p>
    <w:p w:rsidR="00055125" w:rsidP="0014326B" w:rsidRDefault="00055125" w14:paraId="545BFFE2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82FD6" w:rsidR="00055125" w:rsidP="00E82FD6" w:rsidRDefault="00055125" w14:paraId="181ADA75" w14:textId="379BA13D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Turn off main power</w:t>
      </w:r>
    </w:p>
    <w:p w:rsidRPr="00E82FD6" w:rsidR="00055125" w:rsidP="00E82FD6" w:rsidRDefault="00055125" w14:paraId="75DD536E" w14:textId="0F3234DD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Evacuate the aircraft</w:t>
      </w:r>
    </w:p>
    <w:p w:rsidRPr="00E82FD6" w:rsidR="00055125" w:rsidP="0014326B" w:rsidRDefault="00055125" w14:paraId="31AEC596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14326B" w:rsidP="00ED6586" w:rsidRDefault="0014326B" w14:paraId="55063C2E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68C55E2E" w14:textId="275E37A9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82FD6" w:rsidR="00ED6586" w:rsidP="00ED6586" w:rsidRDefault="00ED6586" w14:paraId="76BB05F7" w14:textId="648A2935">
      <w:pPr>
        <w:spacing w:after="0" w:line="240" w:lineRule="auto"/>
        <w:jc w:val="both"/>
        <w:rPr>
          <w:rFonts w:ascii="Calibri" w:hAnsi="Calibri" w:eastAsia="Times New Roman" w:cs="Calibri"/>
          <w:b/>
          <w:bCs/>
          <w:color w:val="000000"/>
          <w:kern w:val="0"/>
          <w:sz w:val="32"/>
          <w:szCs w:val="32"/>
          <w14:ligatures w14:val="none"/>
        </w:rPr>
      </w:pPr>
      <w:r w:rsidRPr="00E82FD6">
        <w:rPr>
          <w:rFonts w:ascii="Calibri" w:hAnsi="Calibri" w:eastAsia="Times New Roman" w:cs="Calibri"/>
          <w:b/>
          <w:bCs/>
          <w:color w:val="000000"/>
          <w:kern w:val="0"/>
          <w:sz w:val="32"/>
          <w:szCs w:val="32"/>
          <w14:ligatures w14:val="none"/>
        </w:rPr>
        <w:t xml:space="preserve">3.14 </w:t>
      </w:r>
      <w:r w:rsidR="003D4B82">
        <w:rPr>
          <w:rFonts w:ascii="Calibri" w:hAnsi="Calibri" w:eastAsia="Times New Roman" w:cs="Calibri"/>
          <w:b/>
          <w:bCs/>
          <w:color w:val="000000"/>
          <w:kern w:val="0"/>
          <w:sz w:val="32"/>
          <w:szCs w:val="32"/>
          <w14:ligatures w14:val="none"/>
        </w:rPr>
        <w:t>Ditching Procedure</w:t>
      </w:r>
      <w:r w:rsidRPr="00E82FD6" w:rsidR="00C94465">
        <w:rPr>
          <w:rFonts w:ascii="Calibri" w:hAnsi="Calibri" w:eastAsia="Times New Roman" w:cs="Calibri"/>
          <w:b/>
          <w:bCs/>
          <w:color w:val="000000"/>
          <w:kern w:val="0"/>
          <w:sz w:val="32"/>
          <w:szCs w:val="32"/>
          <w14:ligatures w14:val="none"/>
        </w:rPr>
        <w:t xml:space="preserve"> </w:t>
      </w:r>
    </w:p>
    <w:p w:rsidR="00C94465" w:rsidP="00ED6586" w:rsidRDefault="00C94465" w14:paraId="2522BEA6" w14:textId="77777777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</w:p>
    <w:p w:rsidR="00C94465" w:rsidP="00ED6586" w:rsidRDefault="00C94465" w14:paraId="76ED0DF7" w14:textId="0070F2ED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Restrictions:</w:t>
      </w:r>
    </w:p>
    <w:p w:rsidR="00C94465" w:rsidP="00ED6586" w:rsidRDefault="00C94465" w14:paraId="7FDBFF1A" w14:textId="77777777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C94465" w14:paraId="658C94DC" w14:textId="353B781D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It is not approved or recommended for HayesX-250 to be flown over water</w:t>
      </w:r>
      <w:r w:rsidRPr="00ED6586" w:rsid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 </w:t>
      </w:r>
    </w:p>
    <w:p w:rsidR="00C94465" w:rsidP="00ED6586" w:rsidRDefault="00C94465" w14:paraId="377202E2" w14:textId="77777777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</w:p>
    <w:p w:rsidR="00C94465" w:rsidP="00ED6586" w:rsidRDefault="00432F1D" w14:paraId="1C035FB8" w14:textId="28131FCF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 xml:space="preserve">In the event that you are flying over </w:t>
      </w:r>
      <w:proofErr w:type="gramStart"/>
      <w:r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water</w:t>
      </w:r>
      <w:proofErr w:type="gramEnd"/>
      <w:r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 xml:space="preserve"> and you have a catastrophic event, please follow the e</w:t>
      </w:r>
      <w:r w:rsidR="00C94465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 xml:space="preserve">mergency </w:t>
      </w:r>
      <w:r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p</w:t>
      </w:r>
      <w:r w:rsidR="00C94465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rocedure:</w:t>
      </w:r>
    </w:p>
    <w:p w:rsidR="00C94465" w:rsidP="00ED6586" w:rsidRDefault="00C94465" w14:paraId="63C28B15" w14:textId="77777777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</w:p>
    <w:p w:rsidRPr="00E82FD6" w:rsidR="00C94465" w:rsidP="00E82FD6" w:rsidRDefault="00C94465" w14:paraId="33D20ADA" w14:textId="3B6BF9BA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 xml:space="preserve">Stay calm and in control </w:t>
      </w:r>
    </w:p>
    <w:p w:rsidR="00C94465" w:rsidP="00CA59A8" w:rsidRDefault="00C94465" w14:paraId="588DED51" w14:textId="3C766742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Minimize the speed of descent</w:t>
      </w:r>
    </w:p>
    <w:p w:rsidRPr="00E82FD6" w:rsidR="00F63115" w:rsidP="00E82FD6" w:rsidRDefault="00F63115" w14:paraId="559CEB2A" w14:textId="03317967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Brace for impact with the water</w:t>
      </w:r>
    </w:p>
    <w:p w:rsidRPr="00E82FD6" w:rsidR="00C94465" w:rsidP="00E82FD6" w:rsidRDefault="00C94465" w14:paraId="29456C3B" w14:textId="37F682F2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Turn off power immediately after contact with the water surface</w:t>
      </w:r>
    </w:p>
    <w:p w:rsidRPr="00E82FD6" w:rsidR="00C94465" w:rsidP="00E82FD6" w:rsidRDefault="00C94465" w14:paraId="2DD394ED" w14:textId="500FCFD8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Unfasten your seat belt and evacuate</w:t>
      </w:r>
    </w:p>
    <w:p w:rsidR="00C94465" w:rsidP="00ED6586" w:rsidRDefault="00C94465" w14:paraId="15DDB605" w14:textId="77777777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</w:p>
    <w:p w:rsidR="00C94465" w:rsidP="00ED6586" w:rsidRDefault="00C94465" w14:paraId="151F5DA9" w14:textId="77777777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</w:p>
    <w:p w:rsidRPr="00E82FD6" w:rsidR="00ED6586" w:rsidP="00ED6586" w:rsidRDefault="00ED6586" w14:paraId="2715E93F" w14:textId="77777777">
      <w:pPr>
        <w:spacing w:after="0" w:line="240" w:lineRule="auto"/>
        <w:jc w:val="both"/>
        <w:rPr>
          <w:rFonts w:ascii="Calibri" w:hAnsi="Calibri" w:eastAsia="Times New Roman" w:cs="Calibri"/>
          <w:b/>
          <w:bCs/>
          <w:color w:val="000000"/>
          <w:kern w:val="0"/>
          <w:sz w:val="32"/>
          <w:szCs w:val="32"/>
          <w14:ligatures w14:val="none"/>
        </w:rPr>
      </w:pPr>
      <w:r w:rsidRPr="00E82FD6">
        <w:rPr>
          <w:rFonts w:ascii="Calibri" w:hAnsi="Calibri" w:eastAsia="Times New Roman" w:cs="Calibri"/>
          <w:b/>
          <w:bCs/>
          <w:color w:val="000000"/>
          <w:kern w:val="0"/>
          <w:sz w:val="32"/>
          <w:szCs w:val="32"/>
          <w14:ligatures w14:val="none"/>
        </w:rPr>
        <w:t>3.15 Pilot Incapacitation</w:t>
      </w:r>
    </w:p>
    <w:p w:rsidR="0010406D" w:rsidP="00ED6586" w:rsidRDefault="0010406D" w14:paraId="64488480" w14:textId="77777777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</w:p>
    <w:p w:rsidRPr="002F5C62" w:rsidR="0010406D" w:rsidP="00ED6586" w:rsidRDefault="002F5C62" w14:paraId="7D301AA8" w14:textId="2CFE6577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In the event the pilot is somewhat incapacitated, has a panic attack, or is otherwise unable fly the aircraft, every effort should be made to</w:t>
      </w:r>
      <w:r w:rsidRPr="002F5C62" w:rsidR="00261A73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 xml:space="preserve"> immediately</w:t>
      </w:r>
      <w:r w:rsidRPr="00E82FD6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 xml:space="preserve"> to</w:t>
      </w:r>
      <w:r w:rsidRPr="002F5C62" w:rsidR="0010406D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:</w:t>
      </w:r>
    </w:p>
    <w:p w:rsidRPr="002F5C62" w:rsidR="0010406D" w:rsidP="00ED6586" w:rsidRDefault="0010406D" w14:paraId="20E8395D" w14:textId="77777777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</w:p>
    <w:p w:rsidRPr="00E82FD6" w:rsidR="0010406D" w:rsidP="00E82FD6" w:rsidRDefault="0010406D" w14:paraId="55A5DEB4" w14:textId="03B6CF0E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Maintain a stable aircraft</w:t>
      </w:r>
    </w:p>
    <w:p w:rsidRPr="00E82FD6" w:rsidR="0010406D" w:rsidP="00E82FD6" w:rsidRDefault="0010406D" w14:paraId="4DA0C278" w14:textId="215CA743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Assess your own status</w:t>
      </w:r>
    </w:p>
    <w:p w:rsidRPr="002F5C62" w:rsidR="0010406D" w:rsidP="00ED6586" w:rsidRDefault="0010406D" w14:paraId="763868C3" w14:textId="77777777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</w:p>
    <w:p w:rsidRPr="002F5C62" w:rsidR="0010406D" w:rsidP="00ED6586" w:rsidRDefault="0010406D" w14:paraId="4A2C945A" w14:textId="3231395C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  <w:r w:rsidRPr="002F5C62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Your options are:</w:t>
      </w:r>
    </w:p>
    <w:p w:rsidRPr="00E82FD6" w:rsidR="0010406D" w:rsidP="00E82FD6" w:rsidRDefault="0010406D" w14:paraId="4CD8A505" w14:textId="11674A63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Auto Land</w:t>
      </w:r>
    </w:p>
    <w:p w:rsidRPr="002F5C62" w:rsidR="0010406D" w:rsidP="00180D05" w:rsidRDefault="0010406D" w14:paraId="370498BD" w14:textId="0BC3FC41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Return to Home (RTH)</w:t>
      </w:r>
    </w:p>
    <w:p w:rsidRPr="00E82FD6" w:rsidR="00180D05" w:rsidP="00E82FD6" w:rsidRDefault="00180D05" w14:paraId="26A868F8" w14:textId="464BE3F2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  <w:r w:rsidRPr="002F5C62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BRS.</w:t>
      </w:r>
    </w:p>
    <w:p w:rsidRPr="002F5C62" w:rsidR="00180D05" w:rsidP="00ED6586" w:rsidRDefault="00180D05" w14:paraId="4F1ECF97" w14:textId="77777777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</w:p>
    <w:p w:rsidR="0010406D" w:rsidP="00ED6586" w:rsidRDefault="0010406D" w14:paraId="59A98BE8" w14:textId="0310A972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  <w:r w:rsidRPr="002F5C62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To land the aircraft automatically</w:t>
      </w:r>
      <w:r w:rsidRPr="002F5C62" w:rsidR="00180D05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 xml:space="preserve"> with Auto Land</w:t>
      </w:r>
      <w:r w:rsidRPr="002F5C62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, press the PFD automatic landing button.</w:t>
      </w:r>
      <w:r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 xml:space="preserve"> </w:t>
      </w:r>
    </w:p>
    <w:p w:rsidR="00180D05" w:rsidP="00ED6586" w:rsidRDefault="00180D05" w14:paraId="4D310D9F" w14:textId="77777777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</w:p>
    <w:p w:rsidR="00180D05" w:rsidP="00ED6586" w:rsidRDefault="00180D05" w14:paraId="5ADE3C0B" w14:textId="65051BF7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To return to home, press the PFD return to home button.</w:t>
      </w:r>
    </w:p>
    <w:p w:rsidR="00180D05" w:rsidP="00ED6586" w:rsidRDefault="00180D05" w14:paraId="4BF80EFC" w14:textId="77777777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</w:p>
    <w:p w:rsidR="00180D05" w:rsidP="00ED6586" w:rsidRDefault="002F5C62" w14:paraId="4AA762D8" w14:textId="0E7F3FB9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If</w:t>
      </w:r>
      <w:r w:rsidR="00180D05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 xml:space="preserve"> unable to operate</w:t>
      </w:r>
      <w:r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 xml:space="preserve"> Auto Land or Return to Home</w:t>
      </w:r>
      <w:r w:rsidR="00180D05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 xml:space="preserve">, </w:t>
      </w:r>
      <w:r w:rsidR="00CD060A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 xml:space="preserve">activate the </w:t>
      </w:r>
      <w:r w:rsidR="00180D05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 xml:space="preserve">BRS. </w:t>
      </w:r>
    </w:p>
    <w:p w:rsidR="00180D05" w:rsidP="00ED6586" w:rsidRDefault="00180D05" w14:paraId="53BC73D6" w14:textId="77777777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</w:p>
    <w:p w:rsidR="0010406D" w:rsidP="00ED6586" w:rsidRDefault="0010406D" w14:paraId="562E3741" w14:textId="77777777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</w:p>
    <w:p w:rsidRPr="00E82FD6" w:rsidR="00ED6586" w:rsidP="00ED6586" w:rsidRDefault="00ED6586" w14:paraId="6206CA46" w14:textId="77777777">
      <w:pPr>
        <w:spacing w:after="0" w:line="240" w:lineRule="auto"/>
        <w:jc w:val="both"/>
        <w:rPr>
          <w:rFonts w:ascii="Calibri" w:hAnsi="Calibri" w:eastAsia="Times New Roman" w:cs="Calibri"/>
          <w:b/>
          <w:bCs/>
          <w:color w:val="000000"/>
          <w:kern w:val="0"/>
          <w:sz w:val="32"/>
          <w:szCs w:val="32"/>
          <w14:ligatures w14:val="none"/>
        </w:rPr>
      </w:pPr>
      <w:r w:rsidRPr="00E82FD6">
        <w:rPr>
          <w:rFonts w:ascii="Calibri" w:hAnsi="Calibri" w:eastAsia="Times New Roman" w:cs="Calibri"/>
          <w:b/>
          <w:bCs/>
          <w:color w:val="000000"/>
          <w:kern w:val="0"/>
          <w:sz w:val="32"/>
          <w:szCs w:val="32"/>
          <w14:ligatures w14:val="none"/>
        </w:rPr>
        <w:t>3.16 Post Hard Landing Inspection</w:t>
      </w:r>
    </w:p>
    <w:p w:rsidR="00180D05" w:rsidP="00ED6586" w:rsidRDefault="00180D05" w14:paraId="071BA1C5" w14:textId="77777777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</w:p>
    <w:p w:rsidR="00180D05" w:rsidP="00ED6586" w:rsidRDefault="00180D05" w14:paraId="3004612F" w14:textId="09D1628E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The HayesX-250 must be grounded in the following circumstances:</w:t>
      </w:r>
    </w:p>
    <w:p w:rsidR="00180D05" w:rsidP="00ED6586" w:rsidRDefault="00180D05" w14:paraId="3EEF9281" w14:textId="77777777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</w:p>
    <w:p w:rsidRPr="00E82FD6" w:rsidR="00180D05" w:rsidP="00E82FD6" w:rsidRDefault="00180D05" w14:paraId="43388CCD" w14:textId="619E9BEF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Landing gear damage</w:t>
      </w:r>
    </w:p>
    <w:p w:rsidRPr="00E82FD6" w:rsidR="00180D05" w:rsidP="00E82FD6" w:rsidRDefault="00180D05" w14:paraId="14F1A8F2" w14:textId="50CBEE2B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Structural damage</w:t>
      </w:r>
    </w:p>
    <w:p w:rsidRPr="00E82FD6" w:rsidR="00180D05" w:rsidP="00E82FD6" w:rsidRDefault="00180D05" w14:paraId="3A8A1BF2" w14:textId="15B79397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Aircraft capsizes</w:t>
      </w:r>
    </w:p>
    <w:p w:rsidRPr="00E82FD6" w:rsidR="00180D05" w:rsidP="00E82FD6" w:rsidRDefault="00180D05" w14:paraId="79B1D5FD" w14:textId="18E669EA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Blade grounded</w:t>
      </w:r>
    </w:p>
    <w:p w:rsidRPr="00E82FD6" w:rsidR="00180D05" w:rsidP="00E82FD6" w:rsidRDefault="00180D05" w14:paraId="0FE832C5" w14:textId="0E6A8B21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Parachute deployed</w:t>
      </w:r>
    </w:p>
    <w:p w:rsidRPr="00E82FD6" w:rsidR="00180D05" w:rsidP="00E82FD6" w:rsidRDefault="00180D05" w14:paraId="14E6F93C" w14:textId="7245F914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Battery shock</w:t>
      </w:r>
    </w:p>
    <w:p w:rsidR="00180D05" w:rsidP="00ED6586" w:rsidRDefault="00180D05" w14:paraId="6F9F162C" w14:textId="77777777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</w:p>
    <w:p w:rsidR="00180D05" w:rsidP="00ED6586" w:rsidRDefault="00180D05" w14:paraId="599DEFFB" w14:textId="78ED57E5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 xml:space="preserve">Flights may resume only after inspection and release by authorized </w:t>
      </w:r>
      <w:proofErr w:type="spellStart"/>
      <w:r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>HayesX</w:t>
      </w:r>
      <w:proofErr w:type="spellEnd"/>
      <w:r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 xml:space="preserve"> personnel.</w:t>
      </w:r>
    </w:p>
    <w:p w:rsidR="00180D05" w:rsidP="00ED6586" w:rsidRDefault="00180D05" w14:paraId="13387D89" w14:textId="77777777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</w:p>
    <w:p w:rsidR="00F17AD8" w:rsidP="00ED6586" w:rsidRDefault="00F17AD8" w14:paraId="65A52A97" w14:textId="649E235D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br w:type="page"/>
      </w:r>
    </w:p>
    <w:p w:rsidRPr="00E82FD6" w:rsidR="00180D05" w:rsidP="1BFA1907" w:rsidRDefault="00F17AD8" w14:paraId="21BF9648" w14:textId="22B7FE5A">
      <w:pPr>
        <w:spacing w:after="0" w:line="240" w:lineRule="auto"/>
        <w:jc w:val="center"/>
        <w:rPr>
          <w:rFonts w:ascii="Calibri" w:hAnsi="Calibri" w:eastAsia="SimSun" w:cs="Calibri"/>
          <w:b w:val="1"/>
          <w:bCs w:val="1"/>
          <w:color w:val="000000"/>
          <w:kern w:val="0"/>
          <w:sz w:val="72"/>
          <w:szCs w:val="72"/>
          <w14:ligatures w14:val="none"/>
        </w:rPr>
      </w:pPr>
      <w:r w:rsidRPr="00E82FD6">
        <w:rPr>
          <w:rFonts w:ascii="Calibri" w:hAnsi="Calibri" w:eastAsia="SimSun" w:cs="Calibri"/>
          <w:b w:val="1"/>
          <w:bCs w:val="1"/>
          <w:color w:val="000000"/>
          <w:kern w:val="0"/>
          <w:sz w:val="72"/>
          <w:szCs w:val="72"/>
          <w14:ligatures w14:val="none"/>
        </w:rPr>
        <w:t>Chapter 4</w:t>
      </w:r>
    </w:p>
    <w:p w:rsidR="00F17AD8" w:rsidP="00ED6586" w:rsidRDefault="00F17AD8" w14:paraId="35CF77BE" w14:textId="77777777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</w:p>
    <w:p w:rsidRPr="00E82FD6" w:rsidR="00F17AD8" w:rsidP="00ED6586" w:rsidRDefault="00F17AD8" w14:paraId="1556A00B" w14:textId="5CFDD42E">
      <w:pPr>
        <w:spacing w:after="0" w:line="240" w:lineRule="auto"/>
        <w:jc w:val="both"/>
        <w:rPr>
          <w:rFonts w:ascii="Calibri" w:hAnsi="Calibri" w:eastAsia="SimSun" w:cs="Calibri"/>
          <w:b/>
          <w:bCs/>
          <w:color w:val="000000"/>
          <w:kern w:val="0"/>
          <w:sz w:val="52"/>
          <w:szCs w:val="52"/>
          <w14:ligatures w14:val="none"/>
        </w:rPr>
      </w:pPr>
      <w:r w:rsidRPr="00E82FD6">
        <w:rPr>
          <w:rFonts w:ascii="Calibri" w:hAnsi="Calibri" w:eastAsia="SimSun" w:cs="Calibri"/>
          <w:b/>
          <w:bCs/>
          <w:color w:val="000000"/>
          <w:kern w:val="0"/>
          <w:sz w:val="52"/>
          <w:szCs w:val="52"/>
          <w14:ligatures w14:val="none"/>
        </w:rPr>
        <w:t>Normal Operating Procedures &amp; Checklist</w:t>
      </w:r>
    </w:p>
    <w:p w:rsidR="00180D05" w:rsidP="00ED6586" w:rsidRDefault="00180D05" w14:paraId="3FE9B8C7" w14:textId="77777777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</w:p>
    <w:p w:rsidRPr="00E82FD6" w:rsidR="00ED6586" w:rsidP="00ED6586" w:rsidRDefault="00ED6586" w14:paraId="58A3AFF6" w14:textId="77777777">
      <w:pPr>
        <w:spacing w:after="0" w:line="240" w:lineRule="auto"/>
        <w:jc w:val="both"/>
        <w:rPr>
          <w:rFonts w:ascii="Calibri" w:hAnsi="Calibri" w:eastAsia="Times New Roman" w:cs="Calibri"/>
          <w:b/>
          <w:bCs/>
          <w:color w:val="000000"/>
          <w:kern w:val="0"/>
          <w:sz w:val="32"/>
          <w:szCs w:val="32"/>
          <w14:ligatures w14:val="none"/>
        </w:rPr>
      </w:pPr>
      <w:r w:rsidRPr="00E82FD6">
        <w:rPr>
          <w:rFonts w:ascii="Calibri" w:hAnsi="Calibri" w:eastAsia="Times New Roman" w:cs="Calibri"/>
          <w:b/>
          <w:bCs/>
          <w:color w:val="000000"/>
          <w:kern w:val="0"/>
          <w:sz w:val="32"/>
          <w:szCs w:val="32"/>
          <w14:ligatures w14:val="none"/>
        </w:rPr>
        <w:t>4.1 General</w:t>
      </w:r>
    </w:p>
    <w:p w:rsidR="00F17AD8" w:rsidP="00ED6586" w:rsidRDefault="00F17AD8" w14:paraId="613F3A77" w14:textId="77777777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6266DDFF" w14:textId="0BE73EC1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This chapter </w:t>
      </w:r>
      <w:r w:rsidR="00F17AD8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details the </w:t>
      </w:r>
      <w:r w:rsidR="00400053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checklist and </w:t>
      </w: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normal operating procedures</w:t>
      </w:r>
      <w:r w:rsidR="00F17AD8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 </w:t>
      </w: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for </w:t>
      </w:r>
      <w:r w:rsidR="00F17AD8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the HayesX-250</w:t>
      </w: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.</w:t>
      </w:r>
    </w:p>
    <w:p w:rsidRPr="00ED6586" w:rsidR="00F17AD8" w:rsidP="00ED6586" w:rsidRDefault="00F17AD8" w14:paraId="665E6486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="00ED6586" w:rsidP="00ED6586" w:rsidRDefault="00400053" w14:paraId="2BBB63AB" w14:textId="3C995B4B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It is important to perform a</w:t>
      </w:r>
      <w:r w:rsidRPr="00ED6586" w:rsid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ll procedures in </w:t>
      </w:r>
      <w:r w:rsidR="00342F20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the sequence outlined in the </w:t>
      </w:r>
      <w:r w:rsidRPr="00ED6586" w:rsid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checklist.</w:t>
      </w:r>
    </w:p>
    <w:p w:rsidR="00400053" w:rsidP="00ED6586" w:rsidRDefault="00400053" w14:paraId="0B8BED0C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400053" w:rsidP="00ED6586" w:rsidRDefault="00400053" w14:paraId="3D0C4A47" w14:textId="38350B7B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All pilot operations and movements must be within the Formula 1 inspired roll cage.  In the interest of pilot safety, no arm movements permitted outside the roll cage.</w:t>
      </w:r>
    </w:p>
    <w:p w:rsidR="00F17AD8" w:rsidP="00ED6586" w:rsidRDefault="00F17AD8" w14:paraId="4BA56DFB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82FD6" w:rsidR="00ED6586" w:rsidP="00ED6586" w:rsidRDefault="00ED6586" w14:paraId="395C3EE9" w14:textId="77777777">
      <w:pPr>
        <w:spacing w:after="0" w:line="240" w:lineRule="auto"/>
        <w:jc w:val="both"/>
        <w:rPr>
          <w:rFonts w:ascii="Calibri" w:hAnsi="Calibri" w:eastAsia="Times New Roman" w:cs="Calibri"/>
          <w:b/>
          <w:bCs/>
          <w:color w:val="000000"/>
          <w:kern w:val="0"/>
          <w:sz w:val="32"/>
          <w:szCs w:val="32"/>
          <w14:ligatures w14:val="none"/>
        </w:rPr>
      </w:pPr>
      <w:r w:rsidRPr="00E82FD6">
        <w:rPr>
          <w:rFonts w:ascii="Calibri" w:hAnsi="Calibri" w:eastAsia="Times New Roman" w:cs="Calibri"/>
          <w:b/>
          <w:bCs/>
          <w:color w:val="000000"/>
          <w:kern w:val="0"/>
          <w:sz w:val="32"/>
          <w:szCs w:val="32"/>
          <w14:ligatures w14:val="none"/>
        </w:rPr>
        <w:t>4.2 Preflight Preparation</w:t>
      </w:r>
    </w:p>
    <w:p w:rsidRPr="00ED6586" w:rsidR="00ED6586" w:rsidP="00ED6586" w:rsidRDefault="00ED6586" w14:paraId="22E645EA" w14:textId="1F67A0C0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="00ED6586" w:rsidP="00ED6586" w:rsidRDefault="00ED6586" w14:paraId="7714F09B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The pilot shall verify:</w:t>
      </w:r>
    </w:p>
    <w:p w:rsidRPr="00ED6586" w:rsidR="00342F20" w:rsidP="00ED6586" w:rsidRDefault="00342F20" w14:paraId="5CA449D1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82FD6" w:rsidR="00ED6586" w:rsidP="00E82FD6" w:rsidRDefault="00ED6586" w14:paraId="59E273A7" w14:textId="360F9673">
      <w:pPr>
        <w:pStyle w:val="ListParagraph"/>
        <w:numPr>
          <w:ilvl w:val="0"/>
          <w:numId w:val="32"/>
        </w:numPr>
        <w:rPr>
          <w:rFonts w:ascii="Calibri" w:hAnsi="Calibri" w:eastAsia="Times New Roman" w:cs="Calibri"/>
          <w:sz w:val="28"/>
          <w:szCs w:val="28"/>
        </w:rPr>
      </w:pPr>
      <w:r w:rsidRPr="00E82FD6">
        <w:rPr>
          <w:rFonts w:ascii="Calibri" w:hAnsi="Calibri" w:eastAsia="Times New Roman" w:cs="Calibri"/>
          <w:sz w:val="28"/>
          <w:szCs w:val="28"/>
        </w:rPr>
        <w:t xml:space="preserve">Flight Manual </w:t>
      </w:r>
      <w:r w:rsidRPr="00E82FD6" w:rsidR="00F17AD8">
        <w:rPr>
          <w:rFonts w:ascii="Calibri" w:hAnsi="Calibri" w:eastAsia="Times New Roman" w:cs="Calibri"/>
          <w:sz w:val="28"/>
          <w:szCs w:val="28"/>
        </w:rPr>
        <w:t xml:space="preserve">has been </w:t>
      </w:r>
      <w:r w:rsidRPr="00E82FD6">
        <w:rPr>
          <w:rFonts w:ascii="Calibri" w:hAnsi="Calibri" w:eastAsia="Times New Roman" w:cs="Calibri"/>
          <w:sz w:val="28"/>
          <w:szCs w:val="28"/>
        </w:rPr>
        <w:t>reviewed</w:t>
      </w:r>
    </w:p>
    <w:p w:rsidRPr="00B32C03" w:rsidR="00ED6586" w:rsidP="00E82FD6" w:rsidRDefault="00C25070" w14:paraId="5F7BB07F" w14:textId="60954FBF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He/she</w:t>
      </w:r>
      <w:r w:rsidRPr="00E82FD6" w:rsidR="00342F20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 i</w:t>
      </w:r>
      <w:r w:rsidRPr="00E82FD6" w:rsidR="00F17AD8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s p</w:t>
      </w:r>
      <w:r w:rsidRPr="00E82FD6" w:rsid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hysically fit for flight</w:t>
      </w:r>
    </w:p>
    <w:p w:rsidRPr="00ED6586" w:rsidR="00ED6586" w:rsidP="00E82FD6" w:rsidRDefault="00342F20" w14:paraId="4D95AED3" w14:textId="5CC7F7F4">
      <w:pPr>
        <w:pStyle w:val="ListParagraph"/>
        <w:numPr>
          <w:ilvl w:val="0"/>
          <w:numId w:val="32"/>
        </w:numPr>
        <w:spacing w:after="0" w:line="240" w:lineRule="auto"/>
        <w:jc w:val="both"/>
      </w:pPr>
      <w:r w:rsidRPr="004C37EE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Is not under the influence of alcohol or drugs</w:t>
      </w:r>
    </w:p>
    <w:p w:rsidR="00ED6586" w:rsidP="00342F20" w:rsidRDefault="00F17AD8" w14:paraId="5152521C" w14:textId="0ADD2CC7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The w</w:t>
      </w:r>
      <w:r w:rsidRPr="00E82FD6" w:rsid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eather suitable for VFR</w:t>
      </w:r>
    </w:p>
    <w:p w:rsidRPr="00ED6586" w:rsidR="00ED6586" w:rsidP="00E82FD6" w:rsidRDefault="00342F20" w14:paraId="47442D7B" w14:textId="00E31826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eastAsia="Times New Roman"/>
        </w:rPr>
      </w:pPr>
      <w:r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It is permissible to fly in the proposed area</w:t>
      </w:r>
    </w:p>
    <w:p w:rsidRPr="00E82FD6" w:rsidR="00ED6586" w:rsidP="00E82FD6" w:rsidRDefault="00342F20" w14:paraId="7453815A" w14:textId="74A035F8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The b</w:t>
      </w:r>
      <w:r w:rsidRPr="00E82FD6" w:rsid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attery </w:t>
      </w:r>
      <w:r w:rsidRPr="00E82FD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is </w:t>
      </w:r>
      <w:r w:rsidRPr="00E82FD6" w:rsid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fully charged</w:t>
      </w:r>
    </w:p>
    <w:p w:rsidRPr="00E82FD6" w:rsidR="00ED6586" w:rsidP="00E82FD6" w:rsidRDefault="00342F20" w14:paraId="1C7F6441" w14:textId="018C84AF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The flight is fully planned </w:t>
      </w:r>
    </w:p>
    <w:p w:rsidR="00342F20" w:rsidP="00ED6586" w:rsidRDefault="00342F20" w14:paraId="0AC5CE7E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F17AD8" w:rsidP="00ED6586" w:rsidRDefault="00F17AD8" w14:paraId="4927FC3E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82FD6" w:rsidR="00ED6586" w:rsidP="00ED6586" w:rsidRDefault="00ED6586" w14:paraId="507AADA8" w14:textId="44410A06">
      <w:pPr>
        <w:spacing w:after="0" w:line="240" w:lineRule="auto"/>
        <w:jc w:val="both"/>
        <w:rPr>
          <w:rFonts w:ascii="Calibri" w:hAnsi="Calibri" w:eastAsia="Times New Roman" w:cs="Calibri"/>
          <w:b/>
          <w:bCs/>
          <w:color w:val="000000"/>
          <w:kern w:val="0"/>
          <w:sz w:val="32"/>
          <w:szCs w:val="32"/>
          <w14:ligatures w14:val="none"/>
        </w:rPr>
      </w:pPr>
      <w:r w:rsidRPr="00E82FD6">
        <w:rPr>
          <w:rFonts w:ascii="Calibri" w:hAnsi="Calibri" w:eastAsia="Times New Roman" w:cs="Calibri"/>
          <w:b/>
          <w:bCs/>
          <w:color w:val="000000"/>
          <w:kern w:val="0"/>
          <w:sz w:val="32"/>
          <w:szCs w:val="32"/>
          <w14:ligatures w14:val="none"/>
        </w:rPr>
        <w:t>4.3 Preflight Inspection</w:t>
      </w:r>
      <w:r w:rsidRPr="00E82FD6" w:rsidR="00F17AD8">
        <w:rPr>
          <w:rFonts w:ascii="Calibri" w:hAnsi="Calibri" w:eastAsia="Times New Roman" w:cs="Calibri"/>
          <w:b/>
          <w:bCs/>
          <w:color w:val="000000"/>
          <w:kern w:val="0"/>
          <w:sz w:val="32"/>
          <w:szCs w:val="32"/>
          <w14:ligatures w14:val="none"/>
        </w:rPr>
        <w:t xml:space="preserve"> &amp; Checklist</w:t>
      </w:r>
    </w:p>
    <w:p w:rsidR="00342F20" w:rsidP="00ED6586" w:rsidRDefault="00342F20" w14:paraId="66D57E67" w14:textId="77777777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</w:p>
    <w:p w:rsidRPr="00E82FD6" w:rsidR="00ED6586" w:rsidP="00ED6586" w:rsidRDefault="008F61DE" w14:paraId="0D64DAB4" w14:textId="0752693E">
      <w:pPr>
        <w:spacing w:after="0" w:line="240" w:lineRule="auto"/>
        <w:jc w:val="both"/>
        <w:rPr>
          <w:rFonts w:ascii="Calibri" w:hAnsi="Calibri" w:eastAsia="Times New Roman" w:cs="Calibri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ascii="Calibri" w:hAnsi="Calibri" w:eastAsia="SimSun" w:cs="Calibri"/>
          <w:b/>
          <w:bCs/>
          <w:color w:val="000000"/>
          <w:kern w:val="0"/>
          <w:sz w:val="28"/>
          <w:szCs w:val="28"/>
          <w14:ligatures w14:val="none"/>
        </w:rPr>
        <w:t xml:space="preserve">4.3.1 </w:t>
      </w:r>
      <w:r w:rsidRPr="00E82FD6" w:rsidR="003D01B0">
        <w:rPr>
          <w:rFonts w:ascii="Calibri" w:hAnsi="Calibri" w:eastAsia="SimSun" w:cs="Calibri"/>
          <w:b/>
          <w:bCs/>
          <w:color w:val="000000"/>
          <w:kern w:val="0"/>
          <w:sz w:val="28"/>
          <w:szCs w:val="28"/>
          <w14:ligatures w14:val="none"/>
        </w:rPr>
        <w:t>Aircraft Structural Checks:</w:t>
      </w:r>
    </w:p>
    <w:p w:rsidRPr="00B32C03" w:rsidR="003D01B0" w:rsidP="00ED6586" w:rsidRDefault="003D01B0" w14:paraId="77B0C47F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82FD6" w:rsidR="00ED6586" w:rsidP="00E82FD6" w:rsidRDefault="00CD46FE" w14:paraId="7D4734F6" w14:textId="0F578221">
      <w:pPr>
        <w:pStyle w:val="ListParagraph"/>
        <w:numPr>
          <w:ilvl w:val="0"/>
          <w:numId w:val="35"/>
        </w:numPr>
        <w:rPr>
          <w:rFonts w:ascii="Calibri" w:hAnsi="Calibri" w:eastAsia="Times New Roman" w:cs="Calibri"/>
          <w:sz w:val="28"/>
          <w:szCs w:val="28"/>
        </w:rPr>
      </w:pPr>
      <w:r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Ensure n</w:t>
      </w:r>
      <w:r w:rsidRPr="00E82FD6" w:rsidR="00ED6586">
        <w:rPr>
          <w:rFonts w:ascii="Calibri" w:hAnsi="Calibri" w:eastAsia="Times New Roman" w:cs="Calibri"/>
          <w:sz w:val="28"/>
          <w:szCs w:val="28"/>
        </w:rPr>
        <w:t>o structural cracks</w:t>
      </w:r>
    </w:p>
    <w:p w:rsidR="00ED6586" w:rsidP="003D01B0" w:rsidRDefault="00CD46FE" w14:paraId="1D2BD1DC" w14:textId="5A09D439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Check c</w:t>
      </w:r>
      <w:r w:rsidRPr="00E82FD6" w:rsid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antilever arms </w:t>
      </w:r>
      <w:r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are </w:t>
      </w:r>
      <w:r w:rsidRPr="00E82FD6" w:rsid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undamaged</w:t>
      </w:r>
    </w:p>
    <w:p w:rsidRPr="00E82FD6" w:rsidR="007C22D8" w:rsidP="00E82FD6" w:rsidRDefault="00CD46FE" w14:paraId="375769B3" w14:textId="0AA8F357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Ensure c</w:t>
      </w:r>
      <w:r w:rsidR="007C22D8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antilever arms secure</w:t>
      </w:r>
      <w:r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 and rigid</w:t>
      </w:r>
      <w:r w:rsidR="007C22D8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 at joints</w:t>
      </w:r>
    </w:p>
    <w:p w:rsidRPr="00E82FD6" w:rsidR="00ED6586" w:rsidP="00E82FD6" w:rsidRDefault="00ED6586" w14:paraId="71257A18" w14:textId="63D8D11D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Landing gear serviceable</w:t>
      </w:r>
    </w:p>
    <w:p w:rsidRPr="00E82FD6" w:rsidR="00ED6586" w:rsidP="00E82FD6" w:rsidRDefault="00ED6586" w14:paraId="6EEA0A08" w14:textId="6682DE32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All critical fasteners marked with red torque-seal paint are secure and show n</w:t>
      </w:r>
      <w:r w:rsidR="007C22D8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o </w:t>
      </w:r>
      <w:r w:rsidRPr="00E82FD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signs of loosening, fracture, or misalignment.</w:t>
      </w:r>
    </w:p>
    <w:p w:rsidRPr="00ED6586" w:rsidR="003D01B0" w:rsidP="00ED6586" w:rsidRDefault="003D01B0" w14:paraId="3AF089D0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="00ED6586" w:rsidP="00ED6586" w:rsidRDefault="008F61DE" w14:paraId="5F290DC4" w14:textId="42A272C5">
      <w:pPr>
        <w:spacing w:after="0" w:line="240" w:lineRule="auto"/>
        <w:jc w:val="both"/>
        <w:rPr>
          <w:rFonts w:ascii="Calibri" w:hAnsi="Calibri" w:eastAsia="Times New Roman" w:cs="Calibri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ascii="Calibri" w:hAnsi="Calibri" w:eastAsia="Times New Roman" w:cs="Calibri"/>
          <w:b/>
          <w:bCs/>
          <w:color w:val="000000"/>
          <w:kern w:val="0"/>
          <w:sz w:val="28"/>
          <w:szCs w:val="28"/>
          <w14:ligatures w14:val="none"/>
        </w:rPr>
        <w:t xml:space="preserve">4.3.2 </w:t>
      </w:r>
      <w:r w:rsidRPr="00E82FD6" w:rsidR="00ED6586">
        <w:rPr>
          <w:rFonts w:ascii="Calibri" w:hAnsi="Calibri" w:eastAsia="Times New Roman" w:cs="Calibri"/>
          <w:b/>
          <w:bCs/>
          <w:color w:val="000000"/>
          <w:kern w:val="0"/>
          <w:sz w:val="28"/>
          <w:szCs w:val="28"/>
          <w14:ligatures w14:val="none"/>
        </w:rPr>
        <w:t>Propellers</w:t>
      </w:r>
      <w:r w:rsidR="003D01B0">
        <w:rPr>
          <w:rFonts w:ascii="Calibri" w:hAnsi="Calibri" w:eastAsia="Times New Roman" w:cs="Calibri"/>
          <w:b/>
          <w:bCs/>
          <w:color w:val="000000"/>
          <w:kern w:val="0"/>
          <w:sz w:val="28"/>
          <w:szCs w:val="28"/>
          <w14:ligatures w14:val="none"/>
        </w:rPr>
        <w:t>:</w:t>
      </w:r>
    </w:p>
    <w:p w:rsidRPr="00E82FD6" w:rsidR="00B32C03" w:rsidP="00ED6586" w:rsidRDefault="00B32C03" w14:paraId="4FE7DB4C" w14:textId="77777777">
      <w:pPr>
        <w:spacing w:after="0" w:line="240" w:lineRule="auto"/>
        <w:jc w:val="both"/>
        <w:rPr>
          <w:rFonts w:ascii="Calibri" w:hAnsi="Calibri" w:eastAsia="Times New Roman" w:cs="Calibri"/>
          <w:b/>
          <w:bCs/>
          <w:color w:val="000000"/>
          <w:kern w:val="0"/>
          <w:sz w:val="28"/>
          <w:szCs w:val="28"/>
          <w14:ligatures w14:val="none"/>
        </w:rPr>
      </w:pPr>
    </w:p>
    <w:p w:rsidRPr="00E82FD6" w:rsidR="00ED6586" w:rsidP="00E82FD6" w:rsidRDefault="00CD46FE" w14:paraId="78FCA727" w14:textId="4A7A36E5">
      <w:pPr>
        <w:pStyle w:val="ListParagraph"/>
        <w:numPr>
          <w:ilvl w:val="0"/>
          <w:numId w:val="36"/>
        </w:numPr>
        <w:rPr>
          <w:rFonts w:ascii="Calibri" w:hAnsi="Calibri" w:eastAsia="Times New Roman" w:cs="Calibri"/>
          <w:sz w:val="28"/>
          <w:szCs w:val="28"/>
        </w:rPr>
      </w:pPr>
      <w:r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Check a</w:t>
      </w:r>
      <w:r w:rsidRPr="00E82FD6" w:rsidR="00ED6586">
        <w:rPr>
          <w:rFonts w:ascii="Calibri" w:hAnsi="Calibri" w:eastAsia="Times New Roman" w:cs="Calibri"/>
          <w:sz w:val="28"/>
          <w:szCs w:val="28"/>
        </w:rPr>
        <w:t xml:space="preserve">ll propellers </w:t>
      </w:r>
      <w:r>
        <w:rPr>
          <w:rFonts w:ascii="Calibri" w:hAnsi="Calibri" w:eastAsia="Times New Roman" w:cs="Calibri"/>
          <w:sz w:val="28"/>
          <w:szCs w:val="28"/>
        </w:rPr>
        <w:t xml:space="preserve">are </w:t>
      </w:r>
      <w:r w:rsidRPr="00E82FD6" w:rsidR="00ED6586">
        <w:rPr>
          <w:rFonts w:ascii="Calibri" w:hAnsi="Calibri" w:eastAsia="Times New Roman" w:cs="Calibri"/>
          <w:sz w:val="28"/>
          <w:szCs w:val="28"/>
        </w:rPr>
        <w:t>intact</w:t>
      </w:r>
    </w:p>
    <w:p w:rsidRPr="00E82FD6" w:rsidR="00ED6586" w:rsidP="00E82FD6" w:rsidRDefault="00CD46FE" w14:paraId="5B7CC761" w14:textId="209B6E6B">
      <w:pPr>
        <w:pStyle w:val="ListParagraph"/>
        <w:numPr>
          <w:ilvl w:val="0"/>
          <w:numId w:val="36"/>
        </w:num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Ensure there are n</w:t>
      </w:r>
      <w:r w:rsidRPr="00E82FD6" w:rsid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o cracks</w:t>
      </w:r>
    </w:p>
    <w:p w:rsidRPr="00E82FD6" w:rsidR="00ED6586" w:rsidP="00E82FD6" w:rsidRDefault="00CD46FE" w14:paraId="7646B101" w14:textId="3562AFFC">
      <w:pPr>
        <w:pStyle w:val="ListParagraph"/>
        <w:numPr>
          <w:ilvl w:val="0"/>
          <w:numId w:val="36"/>
        </w:num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Check to ensure n</w:t>
      </w:r>
      <w:r w:rsidRPr="00E82FD6" w:rsid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o deformation</w:t>
      </w:r>
    </w:p>
    <w:p w:rsidRPr="00E82FD6" w:rsidR="00ED6586" w:rsidP="00E82FD6" w:rsidRDefault="00CD46FE" w14:paraId="00D7E68C" w14:textId="78570653">
      <w:pPr>
        <w:pStyle w:val="ListParagraph"/>
        <w:numPr>
          <w:ilvl w:val="0"/>
          <w:numId w:val="36"/>
        </w:num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Make sure they are s</w:t>
      </w:r>
      <w:r w:rsidRPr="00E82FD6" w:rsid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ecurely attached</w:t>
      </w:r>
    </w:p>
    <w:p w:rsidRPr="00E82FD6" w:rsidR="00ED6586" w:rsidP="00E82FD6" w:rsidRDefault="00CD46FE" w14:paraId="2083C982" w14:textId="46E38F6C">
      <w:pPr>
        <w:pStyle w:val="ListParagraph"/>
        <w:numPr>
          <w:ilvl w:val="0"/>
          <w:numId w:val="36"/>
        </w:num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Check p</w:t>
      </w:r>
      <w:r w:rsidRPr="00E82FD6" w:rsid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ropeller </w:t>
      </w:r>
      <w:r w:rsidRPr="00E82FD6" w:rsidR="003D01B0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tie wire fixing is</w:t>
      </w:r>
      <w:r w:rsidRPr="00E82FD6" w:rsid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 intact</w:t>
      </w:r>
    </w:p>
    <w:p w:rsidRPr="00E82FD6" w:rsidR="00ED6586" w:rsidP="00E82FD6" w:rsidRDefault="00CD46FE" w14:paraId="0B641A32" w14:textId="1652FE51">
      <w:pPr>
        <w:pStyle w:val="ListParagraph"/>
        <w:numPr>
          <w:ilvl w:val="0"/>
          <w:numId w:val="36"/>
        </w:num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Check a</w:t>
      </w:r>
      <w:r w:rsidR="003D01B0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ll marked joints </w:t>
      </w:r>
      <w:r w:rsidRPr="00E82FD6" w:rsid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show no evidence of movement or misalignment.</w:t>
      </w:r>
    </w:p>
    <w:p w:rsidRPr="00ED6586" w:rsidR="003D01B0" w:rsidP="00ED6586" w:rsidRDefault="003D01B0" w14:paraId="4F1A811C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82FD6" w:rsidR="00ED6586" w:rsidP="00ED6586" w:rsidRDefault="008F61DE" w14:paraId="32E435B6" w14:textId="30C01B75">
      <w:pPr>
        <w:spacing w:after="0" w:line="240" w:lineRule="auto"/>
        <w:jc w:val="both"/>
        <w:rPr>
          <w:rFonts w:ascii="Calibri" w:hAnsi="Calibri" w:eastAsia="Times New Roman" w:cs="Calibri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ascii="Calibri" w:hAnsi="Calibri" w:eastAsia="Times New Roman" w:cs="Calibri"/>
          <w:b/>
          <w:bCs/>
          <w:color w:val="000000"/>
          <w:kern w:val="0"/>
          <w:sz w:val="28"/>
          <w:szCs w:val="28"/>
          <w14:ligatures w14:val="none"/>
        </w:rPr>
        <w:t xml:space="preserve">4.3.3 </w:t>
      </w:r>
      <w:r w:rsidRPr="00E82FD6" w:rsidR="00ED6586">
        <w:rPr>
          <w:rFonts w:ascii="Calibri" w:hAnsi="Calibri" w:eastAsia="Times New Roman" w:cs="Calibri"/>
          <w:b/>
          <w:bCs/>
          <w:color w:val="000000"/>
          <w:kern w:val="0"/>
          <w:sz w:val="28"/>
          <w:szCs w:val="28"/>
          <w14:ligatures w14:val="none"/>
        </w:rPr>
        <w:t>Motors</w:t>
      </w:r>
      <w:r w:rsidR="003D01B0">
        <w:rPr>
          <w:rFonts w:ascii="Calibri" w:hAnsi="Calibri" w:eastAsia="Times New Roman" w:cs="Calibri"/>
          <w:b/>
          <w:bCs/>
          <w:color w:val="000000"/>
          <w:kern w:val="0"/>
          <w:sz w:val="28"/>
          <w:szCs w:val="28"/>
          <w14:ligatures w14:val="none"/>
        </w:rPr>
        <w:t>:</w:t>
      </w:r>
    </w:p>
    <w:p w:rsidRPr="00C25070" w:rsidR="00B32C03" w:rsidP="00ED6586" w:rsidRDefault="00B32C03" w14:paraId="0D1DB51A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82FD6" w:rsidR="00ED6586" w:rsidP="00E82FD6" w:rsidRDefault="00B32C03" w14:paraId="688AEA3A" w14:textId="425B31E1">
      <w:pPr>
        <w:pStyle w:val="ListParagraph"/>
        <w:numPr>
          <w:ilvl w:val="0"/>
          <w:numId w:val="37"/>
        </w:numPr>
        <w:rPr>
          <w:rFonts w:ascii="Calibri" w:hAnsi="Calibri" w:cs="Calibri"/>
          <w:sz w:val="28"/>
          <w:szCs w:val="28"/>
        </w:rPr>
      </w:pPr>
      <w:r w:rsidRPr="00E82FD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Ensure Motors </w:t>
      </w:r>
      <w:r w:rsidRPr="00E82FD6" w:rsidR="00ED6586">
        <w:rPr>
          <w:rFonts w:ascii="Calibri" w:hAnsi="Calibri" w:cs="Calibri"/>
          <w:sz w:val="28"/>
          <w:szCs w:val="28"/>
        </w:rPr>
        <w:t>Rotate freely</w:t>
      </w:r>
    </w:p>
    <w:p w:rsidRPr="00E82FD6" w:rsidR="00ED6586" w:rsidP="00E82FD6" w:rsidRDefault="00CD46FE" w14:paraId="3448978D" w14:textId="3BB5B552">
      <w:pPr>
        <w:pStyle w:val="ListParagraph"/>
        <w:numPr>
          <w:ilvl w:val="0"/>
          <w:numId w:val="37"/>
        </w:num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Check to ensure n</w:t>
      </w:r>
      <w:r w:rsidRPr="00E82FD6" w:rsid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o excessive play</w:t>
      </w:r>
    </w:p>
    <w:p w:rsidRPr="00E82FD6" w:rsidR="00ED6586" w:rsidP="00E82FD6" w:rsidRDefault="00CD46FE" w14:paraId="4CB8F14A" w14:textId="7D75AC29">
      <w:pPr>
        <w:pStyle w:val="ListParagraph"/>
        <w:numPr>
          <w:ilvl w:val="0"/>
          <w:numId w:val="37"/>
        </w:num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Ensure there are n</w:t>
      </w:r>
      <w:r w:rsidRPr="00E82FD6" w:rsid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o foreign objects</w:t>
      </w:r>
    </w:p>
    <w:p w:rsidR="00B32C03" w:rsidP="00ED6586" w:rsidRDefault="00B32C03" w14:paraId="62B9B512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82FD6" w:rsidR="00ED6586" w:rsidP="00ED6586" w:rsidRDefault="008F61DE" w14:paraId="17188E52" w14:textId="62D5CC04">
      <w:pPr>
        <w:spacing w:after="0" w:line="240" w:lineRule="auto"/>
        <w:jc w:val="both"/>
        <w:rPr>
          <w:rFonts w:ascii="Calibri" w:hAnsi="Calibri" w:eastAsia="Times New Roman" w:cs="Calibri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ascii="Calibri" w:hAnsi="Calibri" w:eastAsia="Times New Roman" w:cs="Calibri"/>
          <w:b/>
          <w:bCs/>
          <w:color w:val="000000"/>
          <w:kern w:val="0"/>
          <w:sz w:val="28"/>
          <w:szCs w:val="28"/>
          <w14:ligatures w14:val="none"/>
        </w:rPr>
        <w:t xml:space="preserve">4.3.4 </w:t>
      </w:r>
      <w:r w:rsidRPr="00E82FD6" w:rsidR="00ED6586">
        <w:rPr>
          <w:rFonts w:ascii="Calibri" w:hAnsi="Calibri" w:eastAsia="Times New Roman" w:cs="Calibri"/>
          <w:b/>
          <w:bCs/>
          <w:color w:val="000000"/>
          <w:kern w:val="0"/>
          <w:sz w:val="28"/>
          <w:szCs w:val="28"/>
          <w14:ligatures w14:val="none"/>
        </w:rPr>
        <w:t>Battery System</w:t>
      </w:r>
    </w:p>
    <w:p w:rsidR="00B32C03" w:rsidP="00ED6586" w:rsidRDefault="00B32C03" w14:paraId="3CAA5915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82FD6" w:rsidR="00ED6586" w:rsidP="00E82FD6" w:rsidRDefault="00CD46FE" w14:paraId="5FF890CD" w14:textId="5B90269E">
      <w:pPr>
        <w:pStyle w:val="ListParagraph"/>
        <w:numPr>
          <w:ilvl w:val="0"/>
          <w:numId w:val="38"/>
        </w:numPr>
        <w:rPr>
          <w:rFonts w:ascii="Calibri" w:hAnsi="Calibri" w:eastAsia="Times New Roman" w:cs="Calibri"/>
          <w:sz w:val="28"/>
          <w:szCs w:val="28"/>
        </w:rPr>
      </w:pPr>
      <w:r w:rsidRPr="00CD46FE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Secure f</w:t>
      </w:r>
      <w:r w:rsidRPr="00E82FD6" w:rsidR="00ED6586">
        <w:rPr>
          <w:rFonts w:ascii="Calibri" w:hAnsi="Calibri" w:eastAsia="Times New Roman" w:cs="Calibri"/>
          <w:sz w:val="28"/>
          <w:szCs w:val="28"/>
        </w:rPr>
        <w:t>ront batter</w:t>
      </w:r>
    </w:p>
    <w:p w:rsidRPr="00E82FD6" w:rsidR="00ED6586" w:rsidP="00E82FD6" w:rsidRDefault="00CD46FE" w14:paraId="4164C274" w14:textId="43859061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CD46FE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Secure r</w:t>
      </w:r>
      <w:r w:rsidRPr="00E82FD6" w:rsid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ear battery</w:t>
      </w:r>
    </w:p>
    <w:p w:rsidRPr="00CD46FE" w:rsidR="00ED6586" w:rsidRDefault="00CD46FE" w14:paraId="6C5FE32E" w14:textId="198BCA8F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CD46FE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Check to ensure n</w:t>
      </w:r>
      <w:r w:rsidRPr="00E82FD6" w:rsid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o </w:t>
      </w:r>
      <w:r w:rsidRPr="00E82FD6" w:rsidR="00B32C03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bulge in the battery</w:t>
      </w:r>
    </w:p>
    <w:p w:rsidRPr="00E82FD6" w:rsidR="00ED6586" w:rsidP="00E82FD6" w:rsidRDefault="00CD46FE" w14:paraId="21089573" w14:textId="4F495053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Calibri" w:hAnsi="Calibri" w:cs="Calibri"/>
          <w:sz w:val="28"/>
          <w:szCs w:val="28"/>
        </w:rPr>
      </w:pPr>
      <w:r w:rsidRPr="00E82FD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Check for </w:t>
      </w:r>
      <w:r w:rsidRPr="00E82FD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any </w:t>
      </w:r>
      <w:del w:author="Ciarán Hayes" w:date="2026-08-31T19:10:11.962Z" w16du:dateUtc="2026-08-31T19:10:11.962Z" w:id="1519065182">
        <w:r w:rsidRPr="2CECEEB5" w:rsidDel="2CECEEB5">
          <w:rPr>
            <w:rFonts w:ascii="Calibri" w:hAnsi="Calibri" w:cs="Calibri"/>
            <w:sz w:val="28"/>
            <w:szCs w:val="28"/>
          </w:rPr>
          <w:delText xml:space="preserve"> </w:delText>
        </w:r>
      </w:del>
      <w:r w:rsidRPr="00E82FD6" w:rsidR="00ED6586">
        <w:rPr>
          <w:rFonts w:ascii="Calibri" w:hAnsi="Calibri" w:cs="Calibri"/>
          <w:sz w:val="28"/>
          <w:szCs w:val="28"/>
        </w:rPr>
        <w:t xml:space="preserve">physical</w:t>
      </w:r>
      <w:r w:rsidRPr="00E82FD6" w:rsidR="00ED6586">
        <w:rPr>
          <w:rFonts w:ascii="Calibri" w:hAnsi="Calibri" w:cs="Calibri"/>
          <w:sz w:val="28"/>
          <w:szCs w:val="28"/>
        </w:rPr>
        <w:t xml:space="preserve"> damage</w:t>
      </w:r>
    </w:p>
    <w:p w:rsidR="00B32C03" w:rsidP="00ED6586" w:rsidRDefault="00B32C03" w14:paraId="7A4C4363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82FD6" w:rsidR="00ED6586" w:rsidP="00ED6586" w:rsidRDefault="008F61DE" w14:paraId="5BE2C919" w14:textId="68381003">
      <w:pPr>
        <w:spacing w:after="0" w:line="240" w:lineRule="auto"/>
        <w:jc w:val="both"/>
        <w:rPr>
          <w:rFonts w:ascii="Calibri" w:hAnsi="Calibri" w:eastAsia="Times New Roman" w:cs="Calibri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ascii="Calibri" w:hAnsi="Calibri" w:eastAsia="Times New Roman" w:cs="Calibri"/>
          <w:b/>
          <w:bCs/>
          <w:color w:val="000000"/>
          <w:kern w:val="0"/>
          <w:sz w:val="28"/>
          <w:szCs w:val="28"/>
          <w14:ligatures w14:val="none"/>
        </w:rPr>
        <w:t xml:space="preserve">4.3.5 </w:t>
      </w:r>
      <w:r w:rsidRPr="00E82FD6" w:rsidR="00ED6586">
        <w:rPr>
          <w:rFonts w:ascii="Calibri" w:hAnsi="Calibri" w:eastAsia="Times New Roman" w:cs="Calibri"/>
          <w:b/>
          <w:bCs/>
          <w:color w:val="000000"/>
          <w:kern w:val="0"/>
          <w:sz w:val="28"/>
          <w:szCs w:val="28"/>
          <w14:ligatures w14:val="none"/>
        </w:rPr>
        <w:t>Ballistic Recovery System</w:t>
      </w:r>
      <w:r w:rsidRPr="00E82FD6" w:rsidR="00B32C03">
        <w:rPr>
          <w:rFonts w:ascii="Calibri" w:hAnsi="Calibri" w:eastAsia="Times New Roman" w:cs="Calibri"/>
          <w:b/>
          <w:bCs/>
          <w:color w:val="000000"/>
          <w:kern w:val="0"/>
          <w:sz w:val="28"/>
          <w:szCs w:val="28"/>
          <w14:ligatures w14:val="none"/>
        </w:rPr>
        <w:t xml:space="preserve"> (BRS) / Parachute</w:t>
      </w:r>
    </w:p>
    <w:p w:rsidRPr="00ED6586" w:rsidR="00B32C03" w:rsidP="00ED6586" w:rsidRDefault="00B32C03" w14:paraId="3A84084B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82FD6" w:rsidR="00ED6586" w:rsidP="00E82FD6" w:rsidRDefault="00ED6586" w14:paraId="711C99D3" w14:textId="4E110DC5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:highlight w:val="yellow"/>
          <w14:ligatures w14:val="none"/>
        </w:rPr>
      </w:pPr>
      <w:r w:rsidRPr="00E82FD6">
        <w:rPr>
          <w:rFonts w:ascii="Calibri" w:hAnsi="Calibri" w:eastAsia="Times New Roman" w:cs="Calibri"/>
          <w:color w:val="000000"/>
          <w:kern w:val="0"/>
          <w:sz w:val="28"/>
          <w:szCs w:val="28"/>
          <w:highlight w:val="yellow"/>
          <w14:ligatures w14:val="none"/>
        </w:rPr>
        <w:t>Safety pin removed</w:t>
      </w:r>
      <w:r w:rsidR="00CD46FE">
        <w:rPr>
          <w:rFonts w:ascii="Calibri" w:hAnsi="Calibri" w:eastAsia="Times New Roman" w:cs="Calibri"/>
          <w:color w:val="000000"/>
          <w:kern w:val="0"/>
          <w:sz w:val="28"/>
          <w:szCs w:val="28"/>
          <w:highlight w:val="yellow"/>
          <w14:ligatures w14:val="none"/>
        </w:rPr>
        <w:t xml:space="preserve"> Question for Ben – should the safety pin be removed before flight?</w:t>
      </w:r>
    </w:p>
    <w:p w:rsidRPr="00E82FD6" w:rsidR="00ED6586" w:rsidP="00E82FD6" w:rsidRDefault="00ED6586" w14:paraId="2E3A3EFB" w14:textId="035F2F65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System</w:t>
      </w:r>
      <w:r w:rsidRPr="00E82FD6" w:rsidR="00B32C03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 on standby</w:t>
      </w:r>
    </w:p>
    <w:p w:rsidRPr="00E82FD6" w:rsidR="00B32C03" w:rsidP="00E82FD6" w:rsidRDefault="00ED6586" w14:paraId="68899D6D" w14:textId="2526ADD1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Activation </w:t>
      </w:r>
      <w:proofErr w:type="gramStart"/>
      <w:r w:rsidRPr="00E82FD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handle</w:t>
      </w:r>
      <w:proofErr w:type="gramEnd"/>
      <w:r w:rsidRPr="00E82FD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 </w:t>
      </w:r>
      <w:r w:rsidRPr="00E82FD6" w:rsidR="00B32C03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unobstructed</w:t>
      </w:r>
    </w:p>
    <w:p w:rsidR="00B32C03" w:rsidP="00ED6586" w:rsidRDefault="00B32C03" w14:paraId="2CDC4CE2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82FD6" w:rsidR="00ED6586" w:rsidP="00ED6586" w:rsidRDefault="00ED6586" w14:paraId="79515C7B" w14:textId="77777777">
      <w:pPr>
        <w:spacing w:after="0" w:line="240" w:lineRule="auto"/>
        <w:jc w:val="both"/>
        <w:rPr>
          <w:rFonts w:ascii="Calibri" w:hAnsi="Calibri" w:eastAsia="Times New Roman" w:cs="Calibri"/>
          <w:b/>
          <w:bCs/>
          <w:color w:val="000000"/>
          <w:kern w:val="0"/>
          <w:sz w:val="32"/>
          <w:szCs w:val="32"/>
          <w14:ligatures w14:val="none"/>
        </w:rPr>
      </w:pPr>
      <w:r w:rsidRPr="00E82FD6">
        <w:rPr>
          <w:rFonts w:ascii="Calibri" w:hAnsi="Calibri" w:eastAsia="Times New Roman" w:cs="Calibri"/>
          <w:b/>
          <w:bCs/>
          <w:color w:val="000000"/>
          <w:kern w:val="0"/>
          <w:sz w:val="32"/>
          <w:szCs w:val="32"/>
          <w14:ligatures w14:val="none"/>
        </w:rPr>
        <w:t>4.4 Power-Up Procedure</w:t>
      </w:r>
    </w:p>
    <w:p w:rsidRPr="00ED6586" w:rsidR="00B32C03" w:rsidP="00ED6586" w:rsidRDefault="00B32C03" w14:paraId="532C76FE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="00ED6586" w:rsidP="00ED6586" w:rsidRDefault="00ED6586" w14:paraId="15452D71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Main Power Connection</w:t>
      </w:r>
    </w:p>
    <w:p w:rsidRPr="00ED6586" w:rsidR="009F6E56" w:rsidP="00ED6586" w:rsidRDefault="009F6E56" w14:paraId="2837D96F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82FD6" w:rsidR="00ED6586" w:rsidP="00E82FD6" w:rsidRDefault="007C22D8" w14:paraId="35BC01B9" w14:textId="4A9A61E2">
      <w:pPr>
        <w:pStyle w:val="ListParagraph"/>
        <w:numPr>
          <w:ilvl w:val="0"/>
          <w:numId w:val="40"/>
        </w:numPr>
        <w:rPr>
          <w:rFonts w:ascii="Calibri" w:hAnsi="Calibri" w:eastAsia="Times New Roman" w:cs="Calibri"/>
          <w:sz w:val="28"/>
          <w:szCs w:val="28"/>
        </w:rPr>
      </w:pPr>
      <w:r w:rsidRPr="00E82FD6">
        <w:rPr>
          <w:rFonts w:ascii="Calibri" w:hAnsi="Calibri" w:eastAsia="Times New Roman" w:cs="Calibri"/>
          <w:sz w:val="28"/>
          <w:szCs w:val="28"/>
        </w:rPr>
        <w:t xml:space="preserve">Confirm </w:t>
      </w:r>
      <w:r w:rsidRPr="00E82FD6" w:rsidR="00ED6586">
        <w:rPr>
          <w:rFonts w:ascii="Calibri" w:hAnsi="Calibri" w:eastAsia="Times New Roman" w:cs="Calibri"/>
          <w:sz w:val="28"/>
          <w:szCs w:val="28"/>
        </w:rPr>
        <w:t>both main power connectors</w:t>
      </w:r>
      <w:r w:rsidRPr="00E82FD6">
        <w:rPr>
          <w:rFonts w:ascii="Calibri" w:hAnsi="Calibri" w:eastAsia="Times New Roman" w:cs="Calibri"/>
          <w:sz w:val="28"/>
          <w:szCs w:val="28"/>
        </w:rPr>
        <w:t xml:space="preserve"> are</w:t>
      </w:r>
      <w:r w:rsidRPr="00E82FD6" w:rsidR="00ED6586">
        <w:rPr>
          <w:rFonts w:ascii="Calibri" w:hAnsi="Calibri" w:eastAsia="Times New Roman" w:cs="Calibri"/>
          <w:sz w:val="28"/>
          <w:szCs w:val="28"/>
        </w:rPr>
        <w:t xml:space="preserve"> disconnected</w:t>
      </w:r>
    </w:p>
    <w:p w:rsidRPr="00E82FD6" w:rsidR="00ED6586" w:rsidP="00E82FD6" w:rsidRDefault="00ED6586" w14:paraId="377F95FE" w14:textId="77777777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Connect Front Battery QS12 Main Power Connector</w:t>
      </w:r>
    </w:p>
    <w:p w:rsidRPr="00E82FD6" w:rsidR="00ED6586" w:rsidP="00E82FD6" w:rsidRDefault="00ED6586" w14:paraId="7B847D2D" w14:textId="77777777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Verify secure connection</w:t>
      </w:r>
    </w:p>
    <w:p w:rsidRPr="00E82FD6" w:rsidR="00ED6586" w:rsidP="00E82FD6" w:rsidRDefault="00ED6586" w14:paraId="6DCE3E05" w14:textId="77777777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Connect Rear Battery QS12 Main Power Connector</w:t>
      </w:r>
    </w:p>
    <w:p w:rsidRPr="00E82FD6" w:rsidR="00ED6586" w:rsidP="00E82FD6" w:rsidRDefault="00ED6586" w14:paraId="36CDD927" w14:textId="77777777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Verify secure connection</w:t>
      </w:r>
    </w:p>
    <w:p w:rsidR="007C22D8" w:rsidP="00ED6586" w:rsidRDefault="007C22D8" w14:paraId="659E69BD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82FD6" w:rsidR="00B459AE" w:rsidP="00ED6586" w:rsidRDefault="00B459AE" w14:paraId="20F91544" w14:textId="77777777">
      <w:pPr>
        <w:spacing w:after="0" w:line="240" w:lineRule="auto"/>
        <w:jc w:val="both"/>
        <w:rPr>
          <w:rFonts w:ascii="Calibri" w:hAnsi="Calibri" w:eastAsia="Times New Roman" w:cs="Calibri"/>
          <w:b/>
          <w:bCs/>
          <w:color w:val="000000"/>
          <w:kern w:val="0"/>
          <w:sz w:val="28"/>
          <w:szCs w:val="28"/>
          <w14:ligatures w14:val="none"/>
        </w:rPr>
      </w:pPr>
    </w:p>
    <w:p w:rsidRPr="00E82FD6" w:rsidR="00ED6586" w:rsidP="00ED6586" w:rsidRDefault="00ED6586" w14:paraId="1D82DBA3" w14:textId="3B5A9591">
      <w:pPr>
        <w:spacing w:after="0" w:line="240" w:lineRule="auto"/>
        <w:jc w:val="both"/>
        <w:rPr>
          <w:rFonts w:ascii="Calibri" w:hAnsi="Calibri" w:eastAsia="Times New Roman" w:cs="Calibri"/>
          <w:b/>
          <w:bCs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Times New Roman" w:cs="Calibri"/>
          <w:b/>
          <w:bCs/>
          <w:color w:val="000000"/>
          <w:kern w:val="0"/>
          <w:sz w:val="28"/>
          <w:szCs w:val="28"/>
          <w14:ligatures w14:val="none"/>
        </w:rPr>
        <w:t>4.4</w:t>
      </w:r>
      <w:r w:rsidRPr="00E82FD6" w:rsidR="00B459AE">
        <w:rPr>
          <w:rFonts w:ascii="Calibri" w:hAnsi="Calibri" w:eastAsia="Times New Roman" w:cs="Calibri"/>
          <w:b/>
          <w:bCs/>
          <w:color w:val="000000"/>
          <w:kern w:val="0"/>
          <w:sz w:val="28"/>
          <w:szCs w:val="28"/>
          <w14:ligatures w14:val="none"/>
        </w:rPr>
        <w:t xml:space="preserve">.1 </w:t>
      </w:r>
      <w:r w:rsidRPr="00E82FD6">
        <w:rPr>
          <w:rFonts w:ascii="Calibri" w:hAnsi="Calibri" w:eastAsia="Times New Roman" w:cs="Calibri"/>
          <w:b/>
          <w:bCs/>
          <w:color w:val="000000"/>
          <w:kern w:val="0"/>
          <w:sz w:val="28"/>
          <w:szCs w:val="28"/>
          <w14:ligatures w14:val="none"/>
        </w:rPr>
        <w:t>High Voltage System Safety Check</w:t>
      </w:r>
      <w:r w:rsidRPr="00E82FD6" w:rsidR="00B459AE">
        <w:rPr>
          <w:rFonts w:ascii="Calibri" w:hAnsi="Calibri" w:eastAsia="Times New Roman" w:cs="Calibri"/>
          <w:b/>
          <w:bCs/>
          <w:color w:val="000000"/>
          <w:kern w:val="0"/>
          <w:sz w:val="28"/>
          <w:szCs w:val="28"/>
          <w14:ligatures w14:val="none"/>
        </w:rPr>
        <w:t xml:space="preserve"> - General</w:t>
      </w:r>
    </w:p>
    <w:p w:rsidR="003C0D9F" w:rsidP="00ED6586" w:rsidRDefault="003C0D9F" w14:paraId="086C4F81" w14:textId="77777777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</w:p>
    <w:p w:rsidRPr="003C0D9F" w:rsidR="00ED6586" w:rsidP="00ED6586" w:rsidRDefault="003C0D9F" w14:paraId="70CDB64D" w14:textId="3999DC81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3C0D9F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HayesX-250</w:t>
      </w:r>
      <w:r w:rsidRPr="003C0D9F" w:rsid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 utilizes a dual 108V DC electrical power system.</w:t>
      </w:r>
    </w:p>
    <w:p w:rsidRPr="003C0D9F" w:rsidR="003C0D9F" w:rsidP="00ED6586" w:rsidRDefault="003C0D9F" w14:paraId="5966E379" w14:textId="77777777">
      <w:pPr>
        <w:spacing w:after="0" w:line="240" w:lineRule="auto"/>
        <w:jc w:val="both"/>
        <w:rPr>
          <w:del w:author="Ciarán Hayes" w:date="2026-08-31T19:12:19.347Z" w16du:dateUtc="2026-08-31T19:12:19.347Z" w:id="1096859691"/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3C0D9F" w:rsidR="00ED6586" w:rsidP="00ED6586" w:rsidRDefault="00ED6586" w14:paraId="1ED7900D" w14:textId="09A773C1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3C0D9F" w:rsidR="00ED6586" w:rsidP="00ED6586" w:rsidRDefault="00ED6586" w14:paraId="6A558048" w14:textId="2AC35A6D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3C0D9F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The front and rear battery packs are connected </w:t>
      </w:r>
      <w:r w:rsidRPr="003C0D9F" w:rsidR="003C0D9F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to the aircraft’s main power system </w:t>
      </w:r>
      <w:r w:rsidRPr="003C0D9F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through QS12 high-</w:t>
      </w:r>
      <w:r w:rsidRPr="003C0D9F" w:rsidR="003C0D9F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voltage </w:t>
      </w:r>
      <w:r w:rsidRPr="003C0D9F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connectors.</w:t>
      </w:r>
    </w:p>
    <w:p w:rsidRPr="003C0D9F" w:rsidR="003C0D9F" w:rsidP="00ED6586" w:rsidRDefault="003C0D9F" w14:paraId="14AA2C29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3C0D9F" w:rsidR="00ED6586" w:rsidP="00ED6586" w:rsidRDefault="00ED6586" w14:paraId="7C1A6228" w14:textId="37D3CD6B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3C0D9F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High-voltage system maintenance shall only be performed by trained</w:t>
      </w:r>
      <w:r w:rsidRPr="003C0D9F" w:rsidR="009F6E5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 </w:t>
      </w:r>
      <w:r w:rsidRPr="003C0D9F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personnel.</w:t>
      </w:r>
    </w:p>
    <w:p w:rsidRPr="00ED6586" w:rsidR="00ED6586" w:rsidP="00ED6586" w:rsidRDefault="00ED6586" w14:paraId="1B3495D0" w14:textId="537C5783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="00B459AE" w:rsidP="00ED6586" w:rsidRDefault="00B459AE" w14:paraId="6E65F87A" w14:textId="77777777">
      <w:pPr>
        <w:spacing w:after="0" w:line="240" w:lineRule="auto"/>
        <w:jc w:val="both"/>
        <w:rPr>
          <w:rFonts w:ascii="Calibri" w:hAnsi="Calibri" w:eastAsia="Times New Roman" w:cs="Calibri"/>
          <w:b/>
          <w:bCs/>
          <w:color w:val="000000"/>
          <w:kern w:val="0"/>
          <w:sz w:val="28"/>
          <w:szCs w:val="28"/>
          <w14:ligatures w14:val="none"/>
        </w:rPr>
      </w:pPr>
    </w:p>
    <w:p w:rsidRPr="00E82FD6" w:rsidR="00ED6586" w:rsidP="00ED6586" w:rsidRDefault="000C0FEF" w14:paraId="4B641B03" w14:textId="2BFB9A94">
      <w:pPr>
        <w:spacing w:after="0" w:line="240" w:lineRule="auto"/>
        <w:jc w:val="both"/>
        <w:rPr>
          <w:rFonts w:ascii="Calibri" w:hAnsi="Calibri" w:eastAsia="Times New Roman" w:cs="Calibri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ascii="Calibri" w:hAnsi="Calibri" w:eastAsia="Times New Roman" w:cs="Calibri"/>
          <w:b/>
          <w:bCs/>
          <w:color w:val="000000"/>
          <w:kern w:val="0"/>
          <w:sz w:val="28"/>
          <w:szCs w:val="28"/>
          <w14:ligatures w14:val="none"/>
        </w:rPr>
        <w:t xml:space="preserve">4.4.2 </w:t>
      </w:r>
      <w:r w:rsidRPr="00E82FD6" w:rsidR="00ED6586">
        <w:rPr>
          <w:rFonts w:ascii="Calibri" w:hAnsi="Calibri" w:eastAsia="Times New Roman" w:cs="Calibri"/>
          <w:b/>
          <w:bCs/>
          <w:color w:val="000000"/>
          <w:kern w:val="0"/>
          <w:sz w:val="28"/>
          <w:szCs w:val="28"/>
          <w14:ligatures w14:val="none"/>
        </w:rPr>
        <w:t>Preflight Inspection</w:t>
      </w:r>
    </w:p>
    <w:p w:rsidRPr="00ED6586" w:rsidR="00F22214" w:rsidP="00ED6586" w:rsidRDefault="00F22214" w14:paraId="78805F14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27DADF5E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Verify:</w:t>
      </w:r>
    </w:p>
    <w:p w:rsidRPr="00E82FD6" w:rsidR="00ED6586" w:rsidP="00E82FD6" w:rsidRDefault="00ED6586" w14:paraId="316B39B4" w14:textId="604523B4">
      <w:pPr>
        <w:pStyle w:val="ListParagraph"/>
        <w:numPr>
          <w:ilvl w:val="0"/>
          <w:numId w:val="42"/>
        </w:numPr>
        <w:ind w:left="1080"/>
        <w:rPr>
          <w:rFonts w:ascii="Calibri" w:hAnsi="Calibri" w:cs="Calibri"/>
          <w:sz w:val="28"/>
          <w:szCs w:val="28"/>
        </w:rPr>
      </w:pPr>
      <w:r w:rsidRPr="00E82FD6">
        <w:rPr>
          <w:rFonts w:ascii="Calibri" w:hAnsi="Calibri" w:cs="Calibri"/>
          <w:sz w:val="28"/>
          <w:szCs w:val="28"/>
        </w:rPr>
        <w:t>QS12 connectors undamaged</w:t>
      </w:r>
      <w:r w:rsidRPr="00E82FD6" w:rsidR="00F22214">
        <w:rPr>
          <w:rFonts w:ascii="Calibri" w:hAnsi="Calibri" w:cs="Calibri"/>
          <w:sz w:val="28"/>
          <w:szCs w:val="28"/>
        </w:rPr>
        <w:t xml:space="preserve"> and in good condition</w:t>
      </w:r>
    </w:p>
    <w:p w:rsidRPr="00E82FD6" w:rsidR="00ED6586" w:rsidP="00E82FD6" w:rsidRDefault="00ED6586" w14:paraId="5AFF60D3" w14:textId="77777777">
      <w:pPr>
        <w:pStyle w:val="ListParagraph"/>
        <w:numPr>
          <w:ilvl w:val="0"/>
          <w:numId w:val="42"/>
        </w:numPr>
        <w:spacing w:after="0" w:line="240" w:lineRule="auto"/>
        <w:ind w:left="1080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No burn marks</w:t>
      </w:r>
    </w:p>
    <w:p w:rsidRPr="00E82FD6" w:rsidR="00ED6586" w:rsidP="00E82FD6" w:rsidRDefault="00ED6586" w14:paraId="341741CE" w14:textId="77777777">
      <w:pPr>
        <w:pStyle w:val="ListParagraph"/>
        <w:numPr>
          <w:ilvl w:val="0"/>
          <w:numId w:val="42"/>
        </w:numPr>
        <w:spacing w:after="0" w:line="240" w:lineRule="auto"/>
        <w:ind w:left="1080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No thermal deformation</w:t>
      </w:r>
    </w:p>
    <w:p w:rsidRPr="00E82FD6" w:rsidR="00ED6586" w:rsidP="00E82FD6" w:rsidRDefault="00ED6586" w14:paraId="0422475B" w14:textId="77777777">
      <w:pPr>
        <w:pStyle w:val="ListParagraph"/>
        <w:numPr>
          <w:ilvl w:val="0"/>
          <w:numId w:val="42"/>
        </w:numPr>
        <w:spacing w:after="0" w:line="240" w:lineRule="auto"/>
        <w:ind w:left="1080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No mechanical damage</w:t>
      </w:r>
    </w:p>
    <w:p w:rsidRPr="00E82FD6" w:rsidR="00F22214" w:rsidP="00E82FD6" w:rsidRDefault="00ED6586" w14:paraId="7A936414" w14:textId="77777777">
      <w:pPr>
        <w:pStyle w:val="ListParagraph"/>
        <w:numPr>
          <w:ilvl w:val="0"/>
          <w:numId w:val="42"/>
        </w:numPr>
        <w:spacing w:after="0" w:line="240" w:lineRule="auto"/>
        <w:ind w:left="1080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Locking mechanism </w:t>
      </w:r>
      <w:r w:rsidRPr="00E82FD6" w:rsidR="00F22214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is normal and </w:t>
      </w:r>
      <w:r w:rsidRPr="00E82FD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functional</w:t>
      </w:r>
    </w:p>
    <w:p w:rsidRPr="00E82FD6" w:rsidR="00ED6586" w:rsidP="00E82FD6" w:rsidRDefault="00ED6586" w14:paraId="0C33BE4A" w14:textId="77777777">
      <w:pPr>
        <w:pStyle w:val="ListParagraph"/>
        <w:numPr>
          <w:ilvl w:val="0"/>
          <w:numId w:val="42"/>
        </w:numPr>
        <w:spacing w:after="0" w:line="240" w:lineRule="auto"/>
        <w:ind w:left="1080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High-voltage cable insulation intact</w:t>
      </w:r>
    </w:p>
    <w:p w:rsidRPr="00E82FD6" w:rsidR="00ED6586" w:rsidP="00E82FD6" w:rsidRDefault="00ED6586" w14:paraId="0505C692" w14:textId="77777777">
      <w:pPr>
        <w:pStyle w:val="ListParagraph"/>
        <w:numPr>
          <w:ilvl w:val="0"/>
          <w:numId w:val="42"/>
        </w:numPr>
        <w:spacing w:after="0" w:line="240" w:lineRule="auto"/>
        <w:ind w:left="1080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No exposed conductors</w:t>
      </w:r>
    </w:p>
    <w:p w:rsidRPr="00ED6586" w:rsidR="00ED6586" w:rsidP="00ED6586" w:rsidRDefault="00ED6586" w14:paraId="08AF247F" w14:textId="08355D85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F22214" w:rsidP="00ED6586" w:rsidRDefault="00F22214" w14:paraId="7E6EAF8A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82FD6" w:rsidR="00ED6586" w:rsidP="00ED6586" w:rsidRDefault="000C0FEF" w14:paraId="28EE8FE7" w14:textId="0636198C">
      <w:pPr>
        <w:spacing w:after="0" w:line="240" w:lineRule="auto"/>
        <w:jc w:val="both"/>
        <w:rPr>
          <w:rFonts w:ascii="Calibri" w:hAnsi="Calibri" w:eastAsia="Times New Roman" w:cs="Calibri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ascii="Calibri" w:hAnsi="Calibri" w:eastAsia="Times New Roman" w:cs="Calibri"/>
          <w:b/>
          <w:bCs/>
          <w:color w:val="000000"/>
          <w:kern w:val="0"/>
          <w:sz w:val="28"/>
          <w:szCs w:val="28"/>
          <w14:ligatures w14:val="none"/>
        </w:rPr>
        <w:t xml:space="preserve">4.4.3 </w:t>
      </w:r>
      <w:r w:rsidR="00B459AE">
        <w:rPr>
          <w:rFonts w:ascii="Calibri" w:hAnsi="Calibri" w:eastAsia="Times New Roman" w:cs="Calibri"/>
          <w:b/>
          <w:bCs/>
          <w:color w:val="000000"/>
          <w:kern w:val="0"/>
          <w:sz w:val="28"/>
          <w:szCs w:val="28"/>
          <w14:ligatures w14:val="none"/>
        </w:rPr>
        <w:t>Safety Warning</w:t>
      </w:r>
    </w:p>
    <w:p w:rsidRPr="00ED6586" w:rsidR="00F22214" w:rsidP="00ED6586" w:rsidRDefault="00F22214" w14:paraId="7FF0C9CB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82FD6" w:rsidR="00ED6586" w:rsidP="00E82FD6" w:rsidRDefault="00ED6586" w14:paraId="7A554D42" w14:textId="77777777">
      <w:pPr>
        <w:pStyle w:val="ListParagraph"/>
        <w:numPr>
          <w:ilvl w:val="0"/>
          <w:numId w:val="41"/>
        </w:num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Do not connect or disconnect QS12 connectors under electrical load.</w:t>
      </w:r>
    </w:p>
    <w:p w:rsidRPr="00E82FD6" w:rsidR="00ED6586" w:rsidP="00E82FD6" w:rsidRDefault="00ED6586" w14:paraId="5176A63C" w14:textId="77777777">
      <w:pPr>
        <w:pStyle w:val="ListParagraph"/>
        <w:numPr>
          <w:ilvl w:val="0"/>
          <w:numId w:val="41"/>
        </w:num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Do not short-circuit battery terminals.</w:t>
      </w:r>
    </w:p>
    <w:p w:rsidRPr="00E82FD6" w:rsidR="00ED6586" w:rsidP="00E82FD6" w:rsidRDefault="00ED6586" w14:paraId="1C9FE2C1" w14:textId="77777777">
      <w:pPr>
        <w:pStyle w:val="ListParagraph"/>
        <w:numPr>
          <w:ilvl w:val="0"/>
          <w:numId w:val="41"/>
        </w:num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Do not operate with damaged connectors.</w:t>
      </w:r>
    </w:p>
    <w:p w:rsidRPr="00ED6586" w:rsidR="00F22214" w:rsidP="00ED6586" w:rsidRDefault="00F22214" w14:paraId="2064EA38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="00B459AE" w:rsidP="00ED6586" w:rsidRDefault="00B459AE" w14:paraId="2FFFA5C9" w14:textId="77777777">
      <w:pPr>
        <w:spacing w:after="0" w:line="240" w:lineRule="auto"/>
        <w:jc w:val="both"/>
        <w:rPr>
          <w:rFonts w:ascii="Calibri" w:hAnsi="Calibri" w:eastAsia="Times New Roman" w:cs="Calibri"/>
          <w:b/>
          <w:bCs/>
          <w:color w:val="000000"/>
          <w:kern w:val="0"/>
          <w:sz w:val="28"/>
          <w:szCs w:val="28"/>
          <w14:ligatures w14:val="none"/>
        </w:rPr>
      </w:pPr>
    </w:p>
    <w:p w:rsidRPr="00E82FD6" w:rsidR="00ED6586" w:rsidP="00ED6586" w:rsidRDefault="00B459AE" w14:paraId="4B1BA68D" w14:textId="7E7D92A4">
      <w:pPr>
        <w:spacing w:after="0" w:line="240" w:lineRule="auto"/>
        <w:jc w:val="both"/>
        <w:rPr>
          <w:rFonts w:ascii="Calibri" w:hAnsi="Calibri" w:eastAsia="Times New Roman" w:cs="Calibri"/>
          <w:b/>
          <w:bCs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Times New Roman" w:cs="Calibri"/>
          <w:b/>
          <w:bCs/>
          <w:color w:val="000000"/>
          <w:kern w:val="0"/>
          <w:sz w:val="28"/>
          <w:szCs w:val="28"/>
          <w14:ligatures w14:val="none"/>
        </w:rPr>
        <w:t>4.4.4 Abnormal Conditions</w:t>
      </w:r>
    </w:p>
    <w:p w:rsidRPr="00ED6586" w:rsidR="00F22214" w:rsidP="00ED6586" w:rsidRDefault="00F22214" w14:paraId="1E082C85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="00ED6586" w:rsidP="00ED6586" w:rsidRDefault="00ED6586" w14:paraId="3B99B741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If any of the following occurs:</w:t>
      </w:r>
    </w:p>
    <w:p w:rsidRPr="00ED6586" w:rsidR="00F22214" w:rsidP="00ED6586" w:rsidRDefault="00F22214" w14:paraId="25C1CCE6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F22214" w:rsidR="00ED6586" w:rsidP="00E82FD6" w:rsidRDefault="00ED6586" w14:paraId="13181B26" w14:textId="7F720E7C">
      <w:pPr>
        <w:spacing w:after="0" w:line="240" w:lineRule="auto"/>
        <w:ind w:left="720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F22214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• Abnormal arcing</w:t>
      </w:r>
    </w:p>
    <w:p w:rsidRPr="00F22214" w:rsidR="00ED6586" w:rsidP="00E82FD6" w:rsidRDefault="00ED6586" w14:paraId="19CEA946" w14:textId="5D11E21A">
      <w:pPr>
        <w:spacing w:after="0" w:line="240" w:lineRule="auto"/>
        <w:ind w:left="720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F22214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• Burning smell</w:t>
      </w:r>
    </w:p>
    <w:p w:rsidRPr="00F22214" w:rsidR="00ED6586" w:rsidP="00E82FD6" w:rsidRDefault="00ED6586" w14:paraId="4FC9A234" w14:textId="524EACF9">
      <w:pPr>
        <w:spacing w:after="0" w:line="240" w:lineRule="auto"/>
        <w:ind w:left="720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F22214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• Connector overheating</w:t>
      </w:r>
    </w:p>
    <w:p w:rsidRPr="00F22214" w:rsidR="00ED6586" w:rsidP="00E82FD6" w:rsidRDefault="00ED6586" w14:paraId="63D6277D" w14:textId="4EBF8872">
      <w:pPr>
        <w:spacing w:after="0" w:line="240" w:lineRule="auto"/>
        <w:ind w:left="720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F22214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•</w:t>
      </w:r>
      <w:r w:rsidRPr="00F22214" w:rsidR="00F22214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 </w:t>
      </w:r>
      <w:r w:rsidRPr="00F22214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System startup failure</w:t>
      </w:r>
    </w:p>
    <w:p w:rsidRPr="00ED6586" w:rsidR="00F22214" w:rsidP="00ED6586" w:rsidRDefault="00F22214" w14:paraId="782B5FF2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402C5FED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Disconnect power immediately and discontinue operation.</w:t>
      </w:r>
    </w:p>
    <w:p w:rsidR="00F22214" w:rsidP="00ED6586" w:rsidRDefault="00F22214" w14:paraId="63CF4C46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0168DE78" w14:textId="6D9CE451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82FD6" w:rsidR="00ED6586" w:rsidP="00ED6586" w:rsidRDefault="00ED6586" w14:paraId="2F2B4D21" w14:textId="3EB9D039">
      <w:pPr>
        <w:spacing w:after="0" w:line="240" w:lineRule="auto"/>
        <w:jc w:val="both"/>
        <w:rPr>
          <w:rFonts w:ascii="Calibri" w:hAnsi="Calibri" w:eastAsia="Times New Roman" w:cs="Calibri"/>
          <w:b/>
          <w:bCs/>
          <w:color w:val="000000"/>
          <w:kern w:val="0"/>
          <w:sz w:val="32"/>
          <w:szCs w:val="32"/>
          <w14:ligatures w14:val="none"/>
        </w:rPr>
      </w:pPr>
      <w:r w:rsidRPr="00E82FD6">
        <w:rPr>
          <w:rFonts w:ascii="Calibri" w:hAnsi="Calibri" w:eastAsia="Times New Roman" w:cs="Calibri"/>
          <w:b/>
          <w:bCs/>
          <w:color w:val="000000"/>
          <w:kern w:val="0"/>
          <w:sz w:val="32"/>
          <w:szCs w:val="32"/>
          <w14:ligatures w14:val="none"/>
        </w:rPr>
        <w:t>4.5</w:t>
      </w:r>
      <w:r w:rsidRPr="00E82FD6" w:rsidR="00ED6332">
        <w:rPr>
          <w:rFonts w:ascii="Calibri" w:hAnsi="Calibri" w:eastAsia="Times New Roman" w:cs="Calibri"/>
          <w:b/>
          <w:bCs/>
          <w:color w:val="000000"/>
          <w:kern w:val="0"/>
          <w:sz w:val="32"/>
          <w:szCs w:val="32"/>
          <w14:ligatures w14:val="none"/>
        </w:rPr>
        <w:t xml:space="preserve"> </w:t>
      </w:r>
      <w:r w:rsidRPr="00E82FD6">
        <w:rPr>
          <w:rFonts w:ascii="Calibri" w:hAnsi="Calibri" w:eastAsia="Times New Roman" w:cs="Calibri"/>
          <w:b/>
          <w:bCs/>
          <w:color w:val="000000"/>
          <w:kern w:val="0"/>
          <w:sz w:val="32"/>
          <w:szCs w:val="32"/>
          <w14:ligatures w14:val="none"/>
        </w:rPr>
        <w:t>System Initialization</w:t>
      </w:r>
    </w:p>
    <w:p w:rsidRPr="00ED6586" w:rsidR="00ED6586" w:rsidP="00ED6586" w:rsidRDefault="00ED6586" w14:paraId="2B3AB2EC" w14:textId="36EFED5D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textId="77777777" w14:paraId="3671FB9C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After both battery systems are connected, the Flight Control System powers up automatically.</w:t>
      </w:r>
    </w:p>
    <w:p w:rsidRPr="00ED6586" w:rsidR="00ED6332" w:rsidP="00ED6586" w:rsidRDefault="00ED6332" w14:paraId="68424EE9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82FD6" w:rsidR="00ED6586" w:rsidP="00E82FD6" w:rsidRDefault="00ED6586" w14:paraId="7F1951BF" w14:textId="77777777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Flight Control System ON</w:t>
      </w:r>
    </w:p>
    <w:p w:rsidRPr="00E82FD6" w:rsidR="00ED6586" w:rsidP="00E82FD6" w:rsidRDefault="00ED6586" w14:paraId="0EB56F32" w14:textId="77777777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PFD ON</w:t>
      </w:r>
    </w:p>
    <w:p w:rsidRPr="00E82FD6" w:rsidR="00ED6332" w:rsidP="00E82FD6" w:rsidRDefault="00ED6586" w14:paraId="2957E6E8" w14:textId="77777777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Flight Data Recorder ON</w:t>
      </w:r>
    </w:p>
    <w:p w:rsidRPr="00E82FD6" w:rsidR="00ED6586" w:rsidP="00E82FD6" w:rsidRDefault="00ED6586" w14:paraId="3FC9A631" w14:textId="77777777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Wait for self-test completion</w:t>
      </w:r>
    </w:p>
    <w:p w:rsidR="00ED6332" w:rsidP="00ED6586" w:rsidRDefault="00ED6332" w14:paraId="63397CA9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82FD6" w:rsidR="00ED6586" w:rsidP="00ED6586" w:rsidRDefault="00ED6586" w14:paraId="3F0D0EFA" w14:textId="77777777">
      <w:pPr>
        <w:spacing w:after="0" w:line="240" w:lineRule="auto"/>
        <w:jc w:val="both"/>
        <w:rPr>
          <w:rFonts w:ascii="Calibri" w:hAnsi="Calibri" w:eastAsia="Times New Roman" w:cs="Calibri"/>
          <w:b/>
          <w:bCs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Times New Roman" w:cs="Calibri"/>
          <w:b/>
          <w:bCs/>
          <w:color w:val="000000"/>
          <w:kern w:val="0"/>
          <w:sz w:val="32"/>
          <w:szCs w:val="32"/>
          <w14:ligatures w14:val="none"/>
        </w:rPr>
        <w:t>4.6 Propulsion System Check</w:t>
      </w:r>
    </w:p>
    <w:p w:rsidRPr="00ED6586" w:rsidR="00ED6332" w:rsidP="00ED6586" w:rsidRDefault="00ED6332" w14:paraId="67A97EA4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08708F43" w14:textId="6A7D9AF0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Propulsion System Status Check</w:t>
      </w:r>
      <w:r w:rsidR="00ED6332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:</w:t>
      </w:r>
    </w:p>
    <w:p w:rsidRPr="00ED6586" w:rsidR="00ED6586" w:rsidP="00ED6586" w:rsidRDefault="00ED6586" w14:paraId="6134C066" w14:textId="331025DF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3FC5F8B3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Inspect all eight propulsion arm control modules:</w:t>
      </w:r>
    </w:p>
    <w:p w:rsidRPr="00ED6586" w:rsidR="00ED6332" w:rsidP="00ED6586" w:rsidRDefault="00ED6332" w14:paraId="58D1E793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82FD6" w:rsidR="00ED6586" w:rsidP="00E82FD6" w:rsidRDefault="00ED6586" w14:paraId="1C9C21DC" w14:textId="77777777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Eight green status indicators illuminated continuously</w:t>
      </w:r>
    </w:p>
    <w:p w:rsidRPr="00E82FD6" w:rsidR="00ED6586" w:rsidP="00E82FD6" w:rsidRDefault="00ED6586" w14:paraId="1F217F09" w14:textId="77777777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No red fault indicators</w:t>
      </w:r>
    </w:p>
    <w:p w:rsidRPr="00E82FD6" w:rsidR="00ED6586" w:rsidP="00E82FD6" w:rsidRDefault="00ED6586" w14:paraId="740FAD8E" w14:textId="77777777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No warning tones</w:t>
      </w:r>
    </w:p>
    <w:p w:rsidRPr="00E82FD6" w:rsidR="00ED6586" w:rsidP="00E82FD6" w:rsidRDefault="00ED6586" w14:paraId="4F25E5B0" w14:textId="77777777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No fault messages displayed</w:t>
      </w:r>
    </w:p>
    <w:p w:rsidRPr="00ED6586" w:rsidR="00ED6332" w:rsidP="00ED6586" w:rsidRDefault="00ED6332" w14:paraId="149EFF3B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82FD6" w:rsidR="00ED6586" w:rsidP="00ED6586" w:rsidRDefault="00B459AE" w14:paraId="43C95071" w14:textId="78237CB0">
      <w:pPr>
        <w:spacing w:after="0" w:line="240" w:lineRule="auto"/>
        <w:jc w:val="both"/>
        <w:rPr>
          <w:rFonts w:ascii="Calibri" w:hAnsi="Calibri" w:eastAsia="Times New Roman" w:cs="Calibri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ascii="Calibri" w:hAnsi="Calibri" w:eastAsia="Times New Roman" w:cs="Calibri"/>
          <w:b/>
          <w:bCs/>
          <w:color w:val="000000"/>
          <w:kern w:val="0"/>
          <w:sz w:val="28"/>
          <w:szCs w:val="28"/>
          <w14:ligatures w14:val="none"/>
        </w:rPr>
        <w:t xml:space="preserve">4.6.1 </w:t>
      </w:r>
      <w:r w:rsidRPr="00E82FD6" w:rsidR="00ED6586">
        <w:rPr>
          <w:rFonts w:ascii="Calibri" w:hAnsi="Calibri" w:eastAsia="Times New Roman" w:cs="Calibri"/>
          <w:b/>
          <w:bCs/>
          <w:color w:val="000000"/>
          <w:kern w:val="0"/>
          <w:sz w:val="28"/>
          <w:szCs w:val="28"/>
          <w14:ligatures w14:val="none"/>
        </w:rPr>
        <w:t>Motor Response Check</w:t>
      </w:r>
    </w:p>
    <w:p w:rsidR="00ED6332" w:rsidP="00ED6586" w:rsidRDefault="00ED6332" w14:paraId="35C87741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82FD6" w:rsidR="00ED6586" w:rsidP="00E82FD6" w:rsidRDefault="00ED6586" w14:paraId="1D1FCD0E" w14:textId="057D65A3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Motor response normal</w:t>
      </w:r>
    </w:p>
    <w:p w:rsidRPr="00E82FD6" w:rsidR="00ED6586" w:rsidP="00E82FD6" w:rsidRDefault="00ED6586" w14:paraId="6D9CD12A" w14:textId="77777777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No abnormal vibration</w:t>
      </w:r>
    </w:p>
    <w:p w:rsidRPr="00E82FD6" w:rsidR="00ED6586" w:rsidP="00E82FD6" w:rsidRDefault="00ED6586" w14:paraId="0ED3308A" w14:textId="77777777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No abnormal noise</w:t>
      </w:r>
    </w:p>
    <w:p w:rsidR="00ED6332" w:rsidP="00ED6586" w:rsidRDefault="00ED6332" w14:paraId="5EE89560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82FD6" w:rsidR="00ED6586" w:rsidP="00ED6586" w:rsidRDefault="00ED6586" w14:paraId="4BCDDE1B" w14:textId="77777777">
      <w:pPr>
        <w:spacing w:after="0" w:line="240" w:lineRule="auto"/>
        <w:jc w:val="both"/>
        <w:rPr>
          <w:rFonts w:ascii="Calibri" w:hAnsi="Calibri" w:eastAsia="Times New Roman" w:cs="Calibri"/>
          <w:b/>
          <w:bCs/>
          <w:color w:val="000000"/>
          <w:kern w:val="0"/>
          <w:sz w:val="32"/>
          <w:szCs w:val="32"/>
          <w14:ligatures w14:val="none"/>
        </w:rPr>
      </w:pPr>
      <w:r w:rsidRPr="00E82FD6">
        <w:rPr>
          <w:rFonts w:ascii="Calibri" w:hAnsi="Calibri" w:eastAsia="Times New Roman" w:cs="Calibri"/>
          <w:b/>
          <w:bCs/>
          <w:color w:val="000000"/>
          <w:kern w:val="0"/>
          <w:sz w:val="32"/>
          <w:szCs w:val="32"/>
          <w14:ligatures w14:val="none"/>
        </w:rPr>
        <w:t>4.7 Boarding Procedure</w:t>
      </w:r>
    </w:p>
    <w:p w:rsidRPr="00ED6586" w:rsidR="00ED6586" w:rsidP="00E82FD6" w:rsidRDefault="00ED6586" w14:paraId="6A682840" w14:textId="5A21420D">
      <w:pPr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="002C7121" w:rsidP="002C7121" w:rsidRDefault="002C7121" w14:paraId="354C5F65" w14:textId="77777777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Ensure aircraft is stable and secure before boarding</w:t>
      </w:r>
    </w:p>
    <w:p w:rsidR="002C7121" w:rsidP="002C7121" w:rsidRDefault="002C7121" w14:paraId="62BAED68" w14:textId="77777777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Board aircraft</w:t>
      </w:r>
    </w:p>
    <w:p w:rsidRPr="00E82FD6" w:rsidR="00ED6586" w:rsidP="00E82FD6" w:rsidRDefault="00ED6586" w14:paraId="38DCFC50" w14:textId="3E83D624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Fasten restraint harness</w:t>
      </w:r>
    </w:p>
    <w:p w:rsidRPr="00E82FD6" w:rsidR="00ED6586" w:rsidP="00E82FD6" w:rsidRDefault="00ED6586" w14:paraId="7036E43A" w14:textId="77777777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Check PFD display</w:t>
      </w:r>
    </w:p>
    <w:p w:rsidRPr="00E82FD6" w:rsidR="00ED6586" w:rsidP="00E82FD6" w:rsidRDefault="00ED6332" w14:paraId="6858186A" w14:textId="39AA5622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Ensure Battery Charge</w:t>
      </w:r>
      <w:r w:rsidRPr="00E82FD6" w:rsid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 </w:t>
      </w:r>
      <w:r w:rsidRPr="00E82FD6" w:rsidR="00ED6586">
        <w:rPr>
          <w:rFonts w:hint="eastAsia"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≥</w:t>
      </w:r>
      <w:r w:rsidRPr="00E82FD6" w:rsid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95%</w:t>
      </w:r>
    </w:p>
    <w:p w:rsidRPr="00E82FD6" w:rsidR="00ED6332" w:rsidP="00E82FD6" w:rsidRDefault="00ED6586" w14:paraId="17F32482" w14:textId="70BA774D" w14:noSpellErr="1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No </w:t>
      </w:r>
      <w:r w:rsidRPr="00E82FD6" w:rsidR="00ED6332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error </w:t>
      </w:r>
      <w:r w:rsidRPr="00E82FD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warning</w:t>
      </w:r>
      <w:r w:rsidRPr="00E82FD6" w:rsidR="00ED6332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s </w:t>
      </w:r>
    </w:p>
    <w:p w:rsidR="03652B2E" w:rsidP="03652B2E" w:rsidRDefault="03652B2E" w14:paraId="48774EC4" w14:textId="0F3391AA">
      <w:pPr>
        <w:pStyle w:val="Normal"/>
        <w:spacing w:after="0" w:line="240" w:lineRule="auto"/>
        <w:jc w:val="both"/>
        <w:rPr>
          <w:ins w:author="Ciarán Hayes" w:date="2026-08-31T19:18:07.37Z" w16du:dateUtc="2026-08-31T19:18:07.37Z" w:id="481925019"/>
          <w:rFonts w:ascii="Calibri" w:hAnsi="Calibri" w:eastAsia="Times New Roman" w:cs="Calibri"/>
          <w:b w:val="1"/>
          <w:bCs w:val="1"/>
          <w:color w:val="000000" w:themeColor="text1" w:themeTint="FF" w:themeShade="FF"/>
          <w:sz w:val="32"/>
          <w:szCs w:val="32"/>
        </w:rPr>
      </w:pPr>
    </w:p>
    <w:p w:rsidRPr="00E82FD6" w:rsidR="00ED6586" w:rsidP="03652B2E" w:rsidRDefault="00ED6586" w14:paraId="0E5D1131" w14:textId="77777777">
      <w:pPr>
        <w:pStyle w:val="Normal"/>
        <w:spacing w:after="0" w:line="240" w:lineRule="auto"/>
        <w:jc w:val="both"/>
        <w:rPr>
          <w:rFonts w:ascii="Calibri" w:hAnsi="Calibri" w:eastAsia="Times New Roman" w:cs="Calibri"/>
          <w:b w:val="1"/>
          <w:bCs w:val="1"/>
          <w:color w:val="000000"/>
          <w:kern w:val="0"/>
          <w:sz w:val="32"/>
          <w:szCs w:val="32"/>
          <w14:ligatures w14:val="none"/>
        </w:rPr>
      </w:pPr>
      <w:r w:rsidRPr="00E82FD6">
        <w:rPr>
          <w:rFonts w:ascii="Calibri" w:hAnsi="Calibri" w:eastAsia="Times New Roman" w:cs="Calibri"/>
          <w:b w:val="1"/>
          <w:bCs w:val="1"/>
          <w:color w:val="000000"/>
          <w:kern w:val="0"/>
          <w:sz w:val="32"/>
          <w:szCs w:val="32"/>
          <w14:ligatures w14:val="none"/>
        </w:rPr>
        <w:t>4.8 Shutdown Procedure</w:t>
      </w:r>
    </w:p>
    <w:p w:rsidRPr="00ED6586" w:rsidR="00ED6586" w:rsidP="00ED6586" w:rsidRDefault="00ED6586" w14:paraId="23694491" w14:textId="136B2582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82FD6" w:rsidR="00ED6586" w:rsidP="00E82FD6" w:rsidRDefault="0098348E" w14:paraId="18783842" w14:textId="2F85606E">
      <w:pPr>
        <w:pStyle w:val="ListParagraph"/>
        <w:numPr>
          <w:ilvl w:val="0"/>
          <w:numId w:val="50"/>
        </w:num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Stop motors and secure aircraft</w:t>
      </w:r>
    </w:p>
    <w:p w:rsidRPr="00E82FD6" w:rsidR="00ED6586" w:rsidP="00E82FD6" w:rsidRDefault="00ED6586" w14:paraId="0E9B2E3E" w14:textId="77777777">
      <w:pPr>
        <w:pStyle w:val="ListParagraph"/>
        <w:numPr>
          <w:ilvl w:val="0"/>
          <w:numId w:val="50"/>
        </w:num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Disconnect Rear Battery QS12 Main Power Connector</w:t>
      </w:r>
    </w:p>
    <w:p w:rsidRPr="00E82FD6" w:rsidR="00ED6586" w:rsidP="00E82FD6" w:rsidRDefault="00ED6586" w14:paraId="13DE0F65" w14:textId="77777777">
      <w:pPr>
        <w:pStyle w:val="ListParagraph"/>
        <w:numPr>
          <w:ilvl w:val="0"/>
          <w:numId w:val="50"/>
        </w:num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Disconnect Front Battery QS12 Main Power Connector</w:t>
      </w:r>
    </w:p>
    <w:p w:rsidRPr="00E82FD6" w:rsidR="00ED6586" w:rsidP="00E82FD6" w:rsidRDefault="00ED6586" w14:paraId="527A7B9E" w14:textId="77777777">
      <w:pPr>
        <w:pStyle w:val="ListParagraph"/>
        <w:numPr>
          <w:ilvl w:val="0"/>
          <w:numId w:val="50"/>
        </w:num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System Shutdown</w:t>
      </w:r>
    </w:p>
    <w:p w:rsidRPr="00E82FD6" w:rsidR="00ED6586" w:rsidP="00E82FD6" w:rsidRDefault="00ED6586" w14:paraId="0B43C9F8" w14:textId="3CA4B3F9">
      <w:pPr>
        <w:pStyle w:val="ListParagraph"/>
        <w:numPr>
          <w:ilvl w:val="0"/>
          <w:numId w:val="50"/>
        </w:num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Following main power disconnection, the Flight Control System, PFD, and</w:t>
      </w:r>
      <w:r w:rsidR="0098348E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 </w:t>
      </w:r>
      <w:r w:rsidRPr="00E82FD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Flight Data Recorder will automatically shut down.</w:t>
      </w:r>
    </w:p>
    <w:p w:rsidR="00ED6586" w:rsidP="0098348E" w:rsidRDefault="00ED6586" w14:paraId="3DAEAC95" w14:textId="77777777">
      <w:pPr>
        <w:pStyle w:val="ListParagraph"/>
        <w:numPr>
          <w:ilvl w:val="0"/>
          <w:numId w:val="50"/>
        </w:num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Verify complete system shutdown</w:t>
      </w:r>
    </w:p>
    <w:p w:rsidR="00F63115" w:rsidP="0098348E" w:rsidRDefault="00F63115" w14:paraId="14E6258F" w14:textId="60100E4D">
      <w:pPr>
        <w:pStyle w:val="ListParagraph"/>
        <w:numPr>
          <w:ilvl w:val="0"/>
          <w:numId w:val="50"/>
        </w:num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Disconnect cantilever arm brackets</w:t>
      </w:r>
    </w:p>
    <w:p w:rsidR="00F63115" w:rsidP="0098348E" w:rsidRDefault="00F63115" w14:paraId="1CF07B49" w14:textId="7F883865">
      <w:pPr>
        <w:pStyle w:val="ListParagraph"/>
        <w:numPr>
          <w:ilvl w:val="0"/>
          <w:numId w:val="50"/>
        </w:num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Fold cantilever arms</w:t>
      </w:r>
    </w:p>
    <w:p w:rsidR="00F63115" w:rsidP="0098348E" w:rsidRDefault="00F63115" w14:paraId="6E5000FD" w14:textId="0EAE3CBB">
      <w:pPr>
        <w:pStyle w:val="ListParagraph"/>
        <w:numPr>
          <w:ilvl w:val="0"/>
          <w:numId w:val="50"/>
        </w:num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Insert cantilever joint protectors</w:t>
      </w:r>
    </w:p>
    <w:p w:rsidR="00F63115" w:rsidP="0098348E" w:rsidRDefault="00F63115" w14:paraId="19DCD574" w14:textId="1F89326C">
      <w:pPr>
        <w:pStyle w:val="ListParagraph"/>
        <w:numPr>
          <w:ilvl w:val="0"/>
          <w:numId w:val="50"/>
        </w:num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Store eVTOL </w:t>
      </w:r>
    </w:p>
    <w:p w:rsidR="0098348E" w:rsidP="0098348E" w:rsidRDefault="0098348E" w14:paraId="54389C17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="0098348E" w:rsidP="0098348E" w:rsidRDefault="0098348E" w14:paraId="3A2E48A5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82FD6" w:rsidR="0098348E" w:rsidP="0098348E" w:rsidRDefault="0098348E" w14:paraId="1B0551A5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="0098348E" w:rsidP="00ED6586" w:rsidRDefault="0098348E" w14:paraId="7018B385" w14:textId="22143C62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br w:type="page"/>
      </w:r>
    </w:p>
    <w:p w:rsidRPr="00E82FD6" w:rsidR="00ED6586" w:rsidP="504A0868" w:rsidRDefault="00ED6586" w14:paraId="711FA565" w14:textId="229959DA">
      <w:pPr>
        <w:spacing w:after="0" w:line="240" w:lineRule="auto"/>
        <w:jc w:val="center"/>
        <w:rPr>
          <w:rFonts w:ascii="Calibri" w:hAnsi="Calibri" w:eastAsia="Times New Roman" w:cs="Calibri"/>
          <w:b w:val="1"/>
          <w:bCs w:val="1"/>
          <w:color w:val="000000"/>
          <w:kern w:val="0"/>
          <w:sz w:val="72"/>
          <w:szCs w:val="72"/>
          <w14:ligatures w14:val="none"/>
        </w:rPr>
      </w:pPr>
      <w:r w:rsidRPr="00E82FD6">
        <w:rPr>
          <w:rFonts w:ascii="Calibri" w:hAnsi="Calibri" w:eastAsia="Times New Roman" w:cs="Calibri"/>
          <w:b w:val="1"/>
          <w:bCs w:val="1"/>
          <w:color w:val="000000"/>
          <w:kern w:val="0"/>
          <w:sz w:val="72"/>
          <w:szCs w:val="72"/>
          <w14:ligatures w14:val="none"/>
        </w:rPr>
        <w:t>CHAPTER 5</w:t>
      </w:r>
    </w:p>
    <w:p w:rsidRPr="00ED6586" w:rsidR="00024146" w:rsidP="00ED6586" w:rsidRDefault="00024146" w14:paraId="474450C8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82FD6" w:rsidR="00024146" w:rsidP="00ED6586" w:rsidRDefault="00ED6586" w14:paraId="08D7DAE7" w14:textId="15EADC14">
      <w:pPr>
        <w:spacing w:after="0" w:line="240" w:lineRule="auto"/>
        <w:jc w:val="both"/>
        <w:rPr>
          <w:rFonts w:ascii="Calibri" w:hAnsi="Calibri" w:eastAsia="Times New Roman" w:cs="Calibri"/>
          <w:b/>
          <w:bCs/>
          <w:color w:val="000000"/>
          <w:kern w:val="0"/>
          <w:sz w:val="52"/>
          <w:szCs w:val="52"/>
          <w14:ligatures w14:val="none"/>
        </w:rPr>
      </w:pPr>
      <w:r w:rsidRPr="00E82FD6">
        <w:rPr>
          <w:rFonts w:ascii="Calibri" w:hAnsi="Calibri" w:eastAsia="Times New Roman" w:cs="Calibri"/>
          <w:b/>
          <w:bCs/>
          <w:color w:val="000000"/>
          <w:kern w:val="0"/>
          <w:sz w:val="52"/>
          <w:szCs w:val="52"/>
          <w14:ligatures w14:val="none"/>
        </w:rPr>
        <w:t xml:space="preserve">AIRCRAFT </w:t>
      </w:r>
      <w:r w:rsidRPr="00E82FD6" w:rsidR="00024146">
        <w:rPr>
          <w:rFonts w:ascii="Calibri" w:hAnsi="Calibri" w:eastAsia="Times New Roman" w:cs="Calibri"/>
          <w:b/>
          <w:bCs/>
          <w:color w:val="000000"/>
          <w:kern w:val="0"/>
          <w:sz w:val="52"/>
          <w:szCs w:val="52"/>
          <w14:ligatures w14:val="none"/>
        </w:rPr>
        <w:t>F</w:t>
      </w:r>
      <w:r w:rsidRPr="00E82FD6" w:rsidR="0098348E">
        <w:rPr>
          <w:rFonts w:ascii="Calibri" w:hAnsi="Calibri" w:eastAsia="Times New Roman" w:cs="Calibri"/>
          <w:b/>
          <w:bCs/>
          <w:color w:val="000000"/>
          <w:kern w:val="0"/>
          <w:sz w:val="52"/>
          <w:szCs w:val="52"/>
          <w14:ligatures w14:val="none"/>
        </w:rPr>
        <w:t>LIGHT</w:t>
      </w:r>
      <w:r w:rsidRPr="00E82FD6" w:rsidR="00024146">
        <w:rPr>
          <w:rFonts w:ascii="Calibri" w:hAnsi="Calibri" w:eastAsia="Times New Roman" w:cs="Calibri"/>
          <w:b/>
          <w:bCs/>
          <w:color w:val="000000"/>
          <w:kern w:val="0"/>
          <w:sz w:val="52"/>
          <w:szCs w:val="52"/>
          <w14:ligatures w14:val="none"/>
        </w:rPr>
        <w:t xml:space="preserve"> </w:t>
      </w:r>
      <w:r w:rsidRPr="00E82FD6">
        <w:rPr>
          <w:rFonts w:ascii="Calibri" w:hAnsi="Calibri" w:eastAsia="Times New Roman" w:cs="Calibri"/>
          <w:b/>
          <w:bCs/>
          <w:color w:val="000000"/>
          <w:kern w:val="0"/>
          <w:sz w:val="52"/>
          <w:szCs w:val="52"/>
          <w14:ligatures w14:val="none"/>
        </w:rPr>
        <w:t>PERFORMANCE</w:t>
      </w:r>
    </w:p>
    <w:p w:rsidR="00024146" w:rsidP="00ED6586" w:rsidRDefault="00024146" w14:paraId="19F7589D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82FD6" w:rsidR="00ED6586" w:rsidP="00ED6586" w:rsidRDefault="00ED6586" w14:paraId="36D110F2" w14:textId="77777777">
      <w:pPr>
        <w:spacing w:after="0" w:line="240" w:lineRule="auto"/>
        <w:jc w:val="both"/>
        <w:rPr>
          <w:rFonts w:ascii="Calibri" w:hAnsi="Calibri" w:eastAsia="Times New Roman" w:cs="Calibri"/>
          <w:b/>
          <w:bCs/>
          <w:color w:val="000000"/>
          <w:kern w:val="0"/>
          <w:sz w:val="32"/>
          <w:szCs w:val="32"/>
          <w14:ligatures w14:val="none"/>
        </w:rPr>
      </w:pPr>
      <w:r w:rsidRPr="00E82FD6">
        <w:rPr>
          <w:rFonts w:ascii="Calibri" w:hAnsi="Calibri" w:eastAsia="Times New Roman" w:cs="Calibri"/>
          <w:b/>
          <w:bCs/>
          <w:color w:val="000000"/>
          <w:kern w:val="0"/>
          <w:sz w:val="32"/>
          <w:szCs w:val="32"/>
          <w14:ligatures w14:val="none"/>
        </w:rPr>
        <w:t>5.1 General</w:t>
      </w:r>
    </w:p>
    <w:p w:rsidRPr="00ED6586" w:rsidR="0098348E" w:rsidP="00ED6586" w:rsidRDefault="0098348E" w14:paraId="41148EED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82FD6" w:rsidR="00ED6586" w:rsidP="00E82FD6" w:rsidRDefault="00ED6586" w14:paraId="52EF59E0" w14:textId="61D727F7">
      <w:pPr>
        <w:jc w:val="both"/>
        <w:rPr>
          <w:rFonts w:ascii="Calibri" w:hAnsi="Calibri" w:eastAsia="Times New Roman" w:cs="Calibri"/>
          <w:sz w:val="28"/>
          <w:szCs w:val="28"/>
        </w:rPr>
      </w:pPr>
      <w:r w:rsidRPr="00E82FD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This chapter provides performance information for the </w:t>
      </w:r>
      <w:r w:rsidRPr="00E82FD6" w:rsidR="0098348E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HayesX-250 </w:t>
      </w:r>
      <w:r w:rsidRPr="00E82FD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Electric</w:t>
      </w:r>
      <w:r w:rsidRPr="00E82FD6" w:rsidR="0098348E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 </w:t>
      </w:r>
      <w:r w:rsidRPr="00E82FD6">
        <w:rPr>
          <w:rFonts w:ascii="Calibri" w:hAnsi="Calibri" w:cs="Calibri"/>
          <w:sz w:val="28"/>
          <w:szCs w:val="28"/>
        </w:rPr>
        <w:t>Vertical Takeoff and Landing Aerial Vehicle.</w:t>
      </w:r>
      <w:r w:rsidRPr="00E82FD6" w:rsidR="003F36DC">
        <w:rPr>
          <w:rFonts w:ascii="Calibri" w:hAnsi="Calibri" w:eastAsia="SimSun" w:cs="Calibri"/>
          <w:sz w:val="28"/>
          <w:szCs w:val="28"/>
        </w:rPr>
        <w:t xml:space="preserve">  </w:t>
      </w:r>
      <w:r w:rsidRPr="00E82FD6">
        <w:rPr>
          <w:rFonts w:ascii="Calibri" w:hAnsi="Calibri" w:eastAsia="Times New Roman" w:cs="Calibri"/>
          <w:sz w:val="28"/>
          <w:szCs w:val="28"/>
        </w:rPr>
        <w:t xml:space="preserve">All performance data </w:t>
      </w:r>
      <w:r w:rsidRPr="00E82FD6" w:rsidR="0098348E">
        <w:rPr>
          <w:rFonts w:ascii="Calibri" w:hAnsi="Calibri" w:eastAsia="Times New Roman" w:cs="Calibri"/>
          <w:sz w:val="28"/>
          <w:szCs w:val="28"/>
        </w:rPr>
        <w:t>is</w:t>
      </w:r>
      <w:r w:rsidRPr="00E82FD6">
        <w:rPr>
          <w:rFonts w:ascii="Calibri" w:hAnsi="Calibri" w:eastAsia="Times New Roman" w:cs="Calibri"/>
          <w:sz w:val="28"/>
          <w:szCs w:val="28"/>
        </w:rPr>
        <w:t xml:space="preserve"> based on</w:t>
      </w:r>
      <w:r w:rsidRPr="00E82FD6" w:rsidR="003F36DC">
        <w:rPr>
          <w:rFonts w:ascii="Calibri" w:hAnsi="Calibri" w:eastAsia="Times New Roman" w:cs="Calibri"/>
          <w:sz w:val="28"/>
          <w:szCs w:val="28"/>
        </w:rPr>
        <w:t xml:space="preserve"> </w:t>
      </w:r>
      <w:r w:rsidRPr="00E82FD6">
        <w:rPr>
          <w:rFonts w:ascii="Calibri" w:hAnsi="Calibri" w:eastAsia="Times New Roman" w:cs="Calibri"/>
          <w:sz w:val="28"/>
          <w:szCs w:val="28"/>
        </w:rPr>
        <w:t>engineering analysis, ground testing, and</w:t>
      </w:r>
      <w:r w:rsidRPr="00E82FD6" w:rsidR="00B34CD2">
        <w:rPr>
          <w:rFonts w:ascii="Calibri" w:hAnsi="Calibri" w:eastAsia="Times New Roman" w:cs="Calibri"/>
          <w:sz w:val="28"/>
          <w:szCs w:val="28"/>
        </w:rPr>
        <w:t xml:space="preserve"> </w:t>
      </w:r>
      <w:r w:rsidRPr="00E82FD6">
        <w:rPr>
          <w:rFonts w:ascii="Calibri" w:hAnsi="Calibri" w:eastAsia="Times New Roman" w:cs="Calibri"/>
          <w:sz w:val="28"/>
          <w:szCs w:val="28"/>
        </w:rPr>
        <w:t>flight test results.</w:t>
      </w:r>
      <w:r w:rsidRPr="00E82FD6" w:rsidR="003F36DC">
        <w:rPr>
          <w:rFonts w:ascii="Calibri" w:hAnsi="Calibri" w:cs="Calibri"/>
          <w:sz w:val="28"/>
          <w:szCs w:val="28"/>
        </w:rPr>
        <w:t xml:space="preserve">  </w:t>
      </w:r>
      <w:r w:rsidR="00AF349F">
        <w:rPr>
          <w:rFonts w:ascii="Calibri" w:hAnsi="Calibri" w:cs="Calibri"/>
          <w:sz w:val="28"/>
          <w:szCs w:val="28"/>
        </w:rPr>
        <w:t xml:space="preserve"> </w:t>
      </w:r>
      <w:r w:rsidRPr="00E82FD6">
        <w:rPr>
          <w:rFonts w:ascii="Calibri" w:hAnsi="Calibri" w:eastAsia="Times New Roman" w:cs="Calibri"/>
          <w:sz w:val="28"/>
          <w:szCs w:val="28"/>
        </w:rPr>
        <w:t>Performance figures are provided for flight planning purposes only.</w:t>
      </w:r>
      <w:r w:rsidRPr="00E82FD6" w:rsidR="003F36DC">
        <w:rPr>
          <w:rFonts w:ascii="Calibri" w:hAnsi="Calibri" w:eastAsia="Times New Roman" w:cs="Calibri"/>
          <w:sz w:val="28"/>
          <w:szCs w:val="28"/>
        </w:rPr>
        <w:t xml:space="preserve">  </w:t>
      </w:r>
      <w:r w:rsidRPr="00E82FD6">
        <w:rPr>
          <w:rFonts w:ascii="Calibri" w:hAnsi="Calibri" w:eastAsia="Times New Roman" w:cs="Calibri"/>
          <w:sz w:val="28"/>
          <w:szCs w:val="28"/>
        </w:rPr>
        <w:t>Actual performance may vary depending on pilot weight, temperature, wind</w:t>
      </w:r>
      <w:r w:rsidRPr="00E82FD6" w:rsidR="00B34CD2">
        <w:rPr>
          <w:rFonts w:ascii="Calibri" w:hAnsi="Calibri" w:eastAsia="Times New Roman" w:cs="Calibri"/>
          <w:sz w:val="28"/>
          <w:szCs w:val="28"/>
        </w:rPr>
        <w:t xml:space="preserve"> </w:t>
      </w:r>
      <w:r w:rsidRPr="00E82FD6">
        <w:rPr>
          <w:rFonts w:ascii="Calibri" w:hAnsi="Calibri" w:eastAsia="Times New Roman" w:cs="Calibri"/>
          <w:sz w:val="28"/>
          <w:szCs w:val="28"/>
        </w:rPr>
        <w:t>conditions, battery condition, and altitude.</w:t>
      </w:r>
    </w:p>
    <w:p w:rsidR="00B10CA9" w:rsidP="00ED6586" w:rsidRDefault="00B10CA9" w14:paraId="2437020E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4357C250" w14:textId="28EE61D6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82FD6" w:rsidR="00ED6586" w:rsidP="00ED6586" w:rsidRDefault="00ED6586" w14:paraId="18C64C09" w14:textId="77777777">
      <w:pPr>
        <w:spacing w:after="0" w:line="240" w:lineRule="auto"/>
        <w:jc w:val="both"/>
        <w:rPr>
          <w:rFonts w:ascii="Calibri" w:hAnsi="Calibri" w:eastAsia="Times New Roman" w:cs="Calibri"/>
          <w:b/>
          <w:bCs/>
          <w:color w:val="000000"/>
          <w:kern w:val="0"/>
          <w:sz w:val="32"/>
          <w:szCs w:val="32"/>
          <w14:ligatures w14:val="none"/>
        </w:rPr>
      </w:pPr>
      <w:r w:rsidRPr="00E82FD6">
        <w:rPr>
          <w:rFonts w:ascii="Calibri" w:hAnsi="Calibri" w:eastAsia="Times New Roman" w:cs="Calibri"/>
          <w:b/>
          <w:bCs/>
          <w:color w:val="000000"/>
          <w:kern w:val="0"/>
          <w:sz w:val="32"/>
          <w:szCs w:val="32"/>
          <w14:ligatures w14:val="none"/>
        </w:rPr>
        <w:t>5.2 Basic Performance Data</w:t>
      </w:r>
    </w:p>
    <w:p w:rsidR="00B10CA9" w:rsidP="00ED6586" w:rsidRDefault="00B10CA9" w14:paraId="5541F69F" w14:textId="77777777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12BCBA5B" w14:textId="28965ED3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Aircraft Model</w:t>
      </w:r>
      <w:r w:rsidR="00B10CA9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:</w:t>
      </w:r>
    </w:p>
    <w:p w:rsidR="00B10CA9" w:rsidP="00ED6586" w:rsidRDefault="00B10CA9" w14:paraId="006DB13C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B10CA9" w14:paraId="6D45EAEE" w14:textId="22C7C8B4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HayesX-250</w:t>
      </w:r>
    </w:p>
    <w:p w:rsidR="00B10CA9" w:rsidP="00ED6586" w:rsidRDefault="00B10CA9" w14:paraId="413F7102" w14:textId="77777777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</w:p>
    <w:p w:rsidR="00B10CA9" w:rsidP="00ED6586" w:rsidRDefault="00ED6586" w14:paraId="2B717C10" w14:textId="638C4455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Aircraft </w:t>
      </w:r>
      <w:r w:rsidR="00B10CA9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Type:</w:t>
      </w:r>
    </w:p>
    <w:p w:rsidR="00B10CA9" w:rsidP="00ED6586" w:rsidRDefault="00B10CA9" w14:paraId="10209CE0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326981F1" w14:textId="2B69AD0D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Single-Seat eVTOL Aerial Vehicle</w:t>
      </w:r>
    </w:p>
    <w:p w:rsidR="00B10CA9" w:rsidP="00ED6586" w:rsidRDefault="00B10CA9" w14:paraId="4B41C9D9" w14:textId="77777777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78B1315A" w14:textId="10419662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Empty Weight</w:t>
      </w:r>
      <w:r w:rsidR="00B10CA9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:</w:t>
      </w:r>
    </w:p>
    <w:p w:rsidR="00B10CA9" w:rsidP="00ED6586" w:rsidRDefault="00B10CA9" w14:paraId="274CE7D3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40BF34D8" w14:textId="0C5B5808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116 kg</w:t>
      </w:r>
    </w:p>
    <w:p w:rsidRPr="00ED6586" w:rsidR="00B10CA9" w:rsidP="00ED6586" w:rsidRDefault="00B10CA9" w14:paraId="0377CF3F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7AE4252E" w14:textId="5667BD50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Maximum Takeoff Weight (MTOW)</w:t>
      </w:r>
      <w:r w:rsidR="00B10CA9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:</w:t>
      </w:r>
    </w:p>
    <w:p w:rsidR="00B10CA9" w:rsidP="00ED6586" w:rsidRDefault="00B10CA9" w14:paraId="63F7598C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1D73541F" w14:textId="2DB3C0C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216 kg</w:t>
      </w:r>
    </w:p>
    <w:p w:rsidRPr="00ED6586" w:rsidR="00B10CA9" w:rsidP="00ED6586" w:rsidRDefault="00B10CA9" w14:paraId="0580A2CA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743F4E85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Maximum Pilot Weight</w:t>
      </w:r>
    </w:p>
    <w:p w:rsidR="00B10CA9" w:rsidP="00ED6586" w:rsidRDefault="00B10CA9" w14:paraId="09914A0E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3BB430BD" w14:textId="36A596A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100 kg</w:t>
      </w:r>
    </w:p>
    <w:p w:rsidR="00B10CA9" w:rsidP="00ED6586" w:rsidRDefault="00B10CA9" w14:paraId="3253CC1D" w14:textId="77777777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0ABE9635" w14:textId="34D8FCA0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4C953709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Maximum Level Flight Speed</w:t>
      </w:r>
    </w:p>
    <w:p w:rsidR="00B10CA9" w:rsidP="00ED6586" w:rsidRDefault="00B10CA9" w14:paraId="53509E0C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136D2E90" w14:textId="66BF4896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100 km/h</w:t>
      </w:r>
    </w:p>
    <w:p w:rsidRPr="00ED6586" w:rsidR="00ED6586" w:rsidP="00ED6586" w:rsidRDefault="00ED6586" w14:paraId="5E9FF911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62 mph</w:t>
      </w:r>
    </w:p>
    <w:p w:rsidR="00B10CA9" w:rsidP="00ED6586" w:rsidRDefault="00B10CA9" w14:paraId="026CCA92" w14:textId="77777777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6832E35D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Recommended Cruise Speed</w:t>
      </w:r>
    </w:p>
    <w:p w:rsidR="00B10CA9" w:rsidP="00ED6586" w:rsidRDefault="00B10CA9" w14:paraId="6A20AA36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034943C6" w14:textId="5812F3D2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40 km/h</w:t>
      </w:r>
    </w:p>
    <w:p w:rsidR="00B10CA9" w:rsidP="00ED6586" w:rsidRDefault="00ED6586" w14:paraId="22534E05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25 mph</w:t>
      </w:r>
    </w:p>
    <w:p w:rsidR="00B10CA9" w:rsidP="00ED6586" w:rsidRDefault="00B10CA9" w14:paraId="08E58046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2CB9C65E" w14:textId="20577A8C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6DFBC9E8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Maximum Operating Altitude</w:t>
      </w:r>
    </w:p>
    <w:p w:rsidR="00000ABE" w:rsidP="00ED6586" w:rsidRDefault="00000ABE" w14:paraId="119E4CAE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6F7DBE3E" w14:textId="3BC50D5C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1500 ft AGL</w:t>
      </w:r>
    </w:p>
    <w:p w:rsidRPr="00ED6586" w:rsidR="00ED6586" w:rsidP="00ED6586" w:rsidRDefault="00ED6586" w14:paraId="45F83F31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457 m AGL</w:t>
      </w:r>
    </w:p>
    <w:p w:rsidR="00000ABE" w:rsidP="00ED6586" w:rsidRDefault="00000ABE" w14:paraId="6BA8216A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="00000ABE" w:rsidP="00ED6586" w:rsidRDefault="00000ABE" w14:paraId="7E23FC27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82FD6" w:rsidR="00ED6586" w:rsidP="00ED6586" w:rsidRDefault="00ED6586" w14:paraId="29D1565F" w14:textId="77777777">
      <w:pPr>
        <w:spacing w:after="0" w:line="240" w:lineRule="auto"/>
        <w:jc w:val="both"/>
        <w:rPr>
          <w:rFonts w:ascii="Calibri" w:hAnsi="Calibri" w:eastAsia="Times New Roman" w:cs="Calibri"/>
          <w:b/>
          <w:bCs/>
          <w:color w:val="000000"/>
          <w:kern w:val="0"/>
          <w:sz w:val="32"/>
          <w:szCs w:val="32"/>
          <w14:ligatures w14:val="none"/>
        </w:rPr>
      </w:pPr>
      <w:r w:rsidRPr="00E82FD6">
        <w:rPr>
          <w:rFonts w:ascii="Calibri" w:hAnsi="Calibri" w:eastAsia="Times New Roman" w:cs="Calibri"/>
          <w:b/>
          <w:bCs/>
          <w:color w:val="000000"/>
          <w:kern w:val="0"/>
          <w:sz w:val="32"/>
          <w:szCs w:val="32"/>
          <w14:ligatures w14:val="none"/>
        </w:rPr>
        <w:t>5.3 Electrical System Performance</w:t>
      </w:r>
    </w:p>
    <w:p w:rsidR="00000ABE" w:rsidP="00ED6586" w:rsidRDefault="00000ABE" w14:paraId="32219DFC" w14:textId="77777777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1720D4" w14:paraId="01108069" w14:textId="0B7B3173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 xml:space="preserve">System </w:t>
      </w:r>
      <w:r w:rsidRPr="00ED6586" w:rsid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Voltage</w:t>
      </w:r>
    </w:p>
    <w:p w:rsidR="001720D4" w:rsidP="00ED6586" w:rsidRDefault="001720D4" w14:paraId="5F318DE5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711AF876" w14:textId="176029D5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108 VDC</w:t>
      </w:r>
    </w:p>
    <w:p w:rsidRPr="00ED6586" w:rsidR="001720D4" w:rsidP="00ED6586" w:rsidRDefault="001720D4" w14:paraId="19852FC3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3DF8EE5A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Battery Architecture</w:t>
      </w:r>
    </w:p>
    <w:p w:rsidR="001720D4" w:rsidP="00ED6586" w:rsidRDefault="001720D4" w14:paraId="232D32AC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11DCC5B8" w14:textId="07640555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Dual Independent Battery Packs</w:t>
      </w:r>
    </w:p>
    <w:p w:rsidRPr="00ED6586" w:rsidR="00ED6586" w:rsidP="00ED6586" w:rsidRDefault="00ED6586" w14:paraId="5D99E135" w14:textId="6F143BBA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7361A563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Maximum System Current</w:t>
      </w:r>
    </w:p>
    <w:p w:rsidR="001720D4" w:rsidP="00ED6586" w:rsidRDefault="001720D4" w14:paraId="65FC027F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0412BFD4" w14:textId="17244872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320 A</w:t>
      </w:r>
    </w:p>
    <w:p w:rsidRPr="00ED6586" w:rsidR="001720D4" w:rsidP="00ED6586" w:rsidRDefault="001720D4" w14:paraId="50049599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1EC10339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Maximum Battery Current</w:t>
      </w:r>
    </w:p>
    <w:p w:rsidR="001720D4" w:rsidP="00ED6586" w:rsidRDefault="001720D4" w14:paraId="3625B019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="001720D4" w:rsidP="00ED6586" w:rsidRDefault="00ED6586" w14:paraId="7CDFDAE2" w14:textId="7989CA60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160 A</w:t>
      </w:r>
    </w:p>
    <w:p w:rsidRPr="00ED6586" w:rsidR="001720D4" w:rsidP="00ED6586" w:rsidRDefault="001720D4" w14:paraId="35145B94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7E6513D7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Maximum Continuous Power</w:t>
      </w:r>
    </w:p>
    <w:p w:rsidR="001720D4" w:rsidP="00ED6586" w:rsidRDefault="001720D4" w14:paraId="2460C42E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06B7265B" w14:textId="0AC78C5F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35 kW</w:t>
      </w:r>
    </w:p>
    <w:p w:rsidR="001720D4" w:rsidP="00ED6586" w:rsidRDefault="001720D4" w14:paraId="7FD305AD" w14:textId="77777777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3B471F4A" w14:textId="28004CBF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3288367F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Maximum Peak Power</w:t>
      </w:r>
    </w:p>
    <w:p w:rsidR="001720D4" w:rsidP="00ED6586" w:rsidRDefault="001720D4" w14:paraId="2471378C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02C15DB8" w14:textId="1159BF7A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40 kW</w:t>
      </w:r>
      <w:r w:rsidR="001720D4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 xml:space="preserve"> </w:t>
      </w:r>
      <w:proofErr w:type="gramStart"/>
      <w:r w:rsidR="001720D4"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  <w:t xml:space="preserve">   </w:t>
      </w: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(</w:t>
      </w:r>
      <w:proofErr w:type="gramEnd"/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Not exceeding 10 seconds)</w:t>
      </w:r>
    </w:p>
    <w:p w:rsidR="001720D4" w:rsidP="00ED6586" w:rsidRDefault="001720D4" w14:paraId="4C036F31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82FD6" w:rsidR="00ED6586" w:rsidP="00ED6586" w:rsidRDefault="00ED6586" w14:paraId="42F55ED1" w14:textId="77777777">
      <w:pPr>
        <w:spacing w:after="0" w:line="240" w:lineRule="auto"/>
        <w:jc w:val="both"/>
        <w:rPr>
          <w:rFonts w:ascii="Calibri" w:hAnsi="Calibri" w:eastAsia="Times New Roman" w:cs="Calibri"/>
          <w:b/>
          <w:bCs/>
          <w:color w:val="000000"/>
          <w:kern w:val="0"/>
          <w:sz w:val="32"/>
          <w:szCs w:val="32"/>
          <w14:ligatures w14:val="none"/>
        </w:rPr>
      </w:pPr>
      <w:r w:rsidRPr="00E82FD6">
        <w:rPr>
          <w:rFonts w:ascii="Calibri" w:hAnsi="Calibri" w:eastAsia="Times New Roman" w:cs="Calibri"/>
          <w:b/>
          <w:bCs/>
          <w:color w:val="000000"/>
          <w:kern w:val="0"/>
          <w:sz w:val="32"/>
          <w:szCs w:val="32"/>
          <w14:ligatures w14:val="none"/>
        </w:rPr>
        <w:t>5.4 Hover Performance</w:t>
      </w:r>
    </w:p>
    <w:p w:rsidR="001720D4" w:rsidP="00ED6586" w:rsidRDefault="001720D4" w14:paraId="7DAEB10D" w14:textId="77777777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6148F908" w14:textId="2F6B5D14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Standard Conditions</w:t>
      </w:r>
      <w:r w:rsidR="001720D4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:</w:t>
      </w:r>
    </w:p>
    <w:p w:rsidRPr="00ED6586" w:rsidR="001720D4" w:rsidP="00ED6586" w:rsidRDefault="001720D4" w14:paraId="7C5B68FD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115129DA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Sea Level</w:t>
      </w:r>
    </w:p>
    <w:p w:rsidRPr="00ED6586" w:rsidR="001720D4" w:rsidP="00ED6586" w:rsidRDefault="001720D4" w14:paraId="51D82F48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510FB51B" w14:textId="75277BED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ISA </w:t>
      </w:r>
      <w:r w:rsidR="001720D4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Standard </w:t>
      </w: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Atmosphere</w:t>
      </w:r>
    </w:p>
    <w:p w:rsidR="001720D4" w:rsidP="00ED6586" w:rsidRDefault="001720D4" w14:paraId="44B9CF4F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62A3A3F3" w14:textId="77BA64CC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MTOW 215 kg</w:t>
      </w:r>
    </w:p>
    <w:p w:rsidR="001720D4" w:rsidP="00ED6586" w:rsidRDefault="001720D4" w14:paraId="533B2D97" w14:textId="77777777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2C4E0F26" w14:textId="012155C3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Hover In Ground Effect (IGE)</w:t>
      </w:r>
      <w:r w:rsidR="00AF349F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 </w:t>
      </w:r>
    </w:p>
    <w:p w:rsidR="00E95EC2" w:rsidP="00ED6586" w:rsidRDefault="00E95EC2" w14:paraId="075A3721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49A7E58B" w14:textId="341A9C20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0 – 2m</w:t>
      </w:r>
    </w:p>
    <w:p w:rsidR="00E95EC2" w:rsidP="00ED6586" w:rsidRDefault="00E95EC2" w14:paraId="14E20C24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491DDCF0" w14:textId="1350914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Recommended Hover Height</w:t>
      </w:r>
    </w:p>
    <w:p w:rsidR="00E95EC2" w:rsidP="00ED6586" w:rsidRDefault="00E95EC2" w14:paraId="172F9B04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19B1BC0E" w14:textId="7BE44878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2 – 10m AGL</w:t>
      </w:r>
    </w:p>
    <w:p w:rsidRPr="00ED6586" w:rsidR="00ED6586" w:rsidP="00ED6586" w:rsidRDefault="00ED6586" w14:paraId="528828E5" w14:textId="7FBD236B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4C95C1CA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Typical Hover Power</w:t>
      </w:r>
    </w:p>
    <w:p w:rsidR="00E95EC2" w:rsidP="00ED6586" w:rsidRDefault="00E95EC2" w14:paraId="458BF612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2838521A" w14:textId="30764D9B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24 – 28 kW</w:t>
      </w:r>
    </w:p>
    <w:p w:rsidR="00E95EC2" w:rsidP="00ED6586" w:rsidRDefault="00E95EC2" w14:paraId="738C9E70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95EC2" w:rsidP="00ED6586" w:rsidRDefault="00E95EC2" w14:paraId="62A30316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82FD6" w:rsidR="00ED6586" w:rsidP="00ED6586" w:rsidRDefault="00ED6586" w14:paraId="4249B2B4" w14:textId="77777777">
      <w:pPr>
        <w:spacing w:after="0" w:line="240" w:lineRule="auto"/>
        <w:jc w:val="both"/>
        <w:rPr>
          <w:rFonts w:ascii="Calibri" w:hAnsi="Calibri" w:eastAsia="Times New Roman" w:cs="Calibri"/>
          <w:b/>
          <w:bCs/>
          <w:color w:val="000000"/>
          <w:kern w:val="0"/>
          <w:sz w:val="32"/>
          <w:szCs w:val="32"/>
          <w14:ligatures w14:val="none"/>
        </w:rPr>
      </w:pPr>
      <w:r w:rsidRPr="00E82FD6">
        <w:rPr>
          <w:rFonts w:ascii="Calibri" w:hAnsi="Calibri" w:eastAsia="Times New Roman" w:cs="Calibri"/>
          <w:b/>
          <w:bCs/>
          <w:color w:val="000000"/>
          <w:kern w:val="0"/>
          <w:sz w:val="32"/>
          <w:szCs w:val="32"/>
          <w14:ligatures w14:val="none"/>
        </w:rPr>
        <w:t>5.5 Climb Performance</w:t>
      </w:r>
    </w:p>
    <w:p w:rsidRPr="00ED6586" w:rsidR="00E95EC2" w:rsidP="00ED6586" w:rsidRDefault="00E95EC2" w14:paraId="4F860E50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218E0FFB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At Maximum Takeoff Weight</w:t>
      </w:r>
    </w:p>
    <w:p w:rsidRPr="00ED6586" w:rsidR="00E95EC2" w:rsidP="00ED6586" w:rsidRDefault="00E95EC2" w14:paraId="4086B6B8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638766E9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Recommended Rate of Climb</w:t>
      </w:r>
    </w:p>
    <w:p w:rsidR="00E95EC2" w:rsidP="00ED6586" w:rsidRDefault="00E95EC2" w14:paraId="1E4B3C0B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5C83F2A0" w14:textId="773DF0C9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2 – 3 m/s</w:t>
      </w:r>
    </w:p>
    <w:p w:rsidR="00E95EC2" w:rsidP="00ED6586" w:rsidRDefault="00E95EC2" w14:paraId="1CA78AF7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4CFFD93D" w14:textId="594DE719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394 – 591 ft/min</w:t>
      </w:r>
    </w:p>
    <w:p w:rsidRPr="00ED6586" w:rsidR="00E95EC2" w:rsidP="00ED6586" w:rsidRDefault="00E95EC2" w14:paraId="6204B1EB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74479F02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Maximum Short Duration Climb Rate</w:t>
      </w:r>
    </w:p>
    <w:p w:rsidR="00E95EC2" w:rsidP="00ED6586" w:rsidRDefault="00E95EC2" w14:paraId="08BC6063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7AABF33A" w14:textId="44BC5958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4 m/s</w:t>
      </w:r>
    </w:p>
    <w:p w:rsidR="00E95EC2" w:rsidP="00ED6586" w:rsidRDefault="00E95EC2" w14:paraId="5BD35063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="00E95EC2" w:rsidP="00ED6586" w:rsidRDefault="00ED6586" w14:paraId="320AACA2" w14:textId="12B599A0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787 ft/min</w:t>
      </w:r>
    </w:p>
    <w:p w:rsidR="00E95EC2" w:rsidP="00ED6586" w:rsidRDefault="00E95EC2" w14:paraId="7C80F563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82FD6" w:rsidR="00ED6586" w:rsidP="00ED6586" w:rsidRDefault="00ED6586" w14:paraId="3BE958B1" w14:textId="77777777">
      <w:pPr>
        <w:spacing w:after="0" w:line="240" w:lineRule="auto"/>
        <w:jc w:val="both"/>
        <w:rPr>
          <w:rFonts w:ascii="Calibri" w:hAnsi="Calibri" w:eastAsia="Times New Roman" w:cs="Calibri"/>
          <w:b/>
          <w:bCs/>
          <w:color w:val="000000"/>
          <w:kern w:val="0"/>
          <w:sz w:val="32"/>
          <w:szCs w:val="32"/>
          <w14:ligatures w14:val="none"/>
        </w:rPr>
      </w:pPr>
      <w:r w:rsidRPr="00E82FD6">
        <w:rPr>
          <w:rFonts w:ascii="Calibri" w:hAnsi="Calibri" w:eastAsia="Times New Roman" w:cs="Calibri"/>
          <w:b/>
          <w:bCs/>
          <w:color w:val="000000"/>
          <w:kern w:val="0"/>
          <w:sz w:val="32"/>
          <w:szCs w:val="32"/>
          <w14:ligatures w14:val="none"/>
        </w:rPr>
        <w:t>5.6 Cruise Performance</w:t>
      </w:r>
    </w:p>
    <w:p w:rsidRPr="00ED6586" w:rsidR="00E95EC2" w:rsidP="00ED6586" w:rsidRDefault="00E95EC2" w14:paraId="22C7F158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499A4591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Recommended Cruise Speed</w:t>
      </w:r>
    </w:p>
    <w:p w:rsidR="00E95EC2" w:rsidP="00ED6586" w:rsidRDefault="00E95EC2" w14:paraId="6B0B0212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3E6BB361" w14:textId="2EAAD71B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40 km/h</w:t>
      </w:r>
    </w:p>
    <w:p w:rsidRPr="00ED6586" w:rsidR="00E95EC2" w:rsidP="00ED6586" w:rsidRDefault="00E95EC2" w14:paraId="2E09DA75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175CF396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Economy Cruise Power</w:t>
      </w:r>
    </w:p>
    <w:p w:rsidR="00E95EC2" w:rsidP="00ED6586" w:rsidRDefault="00E95EC2" w14:paraId="7888104D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63F9891F" w14:textId="743035AC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22 – 26 kW</w:t>
      </w:r>
    </w:p>
    <w:p w:rsidRPr="00ED6586" w:rsidR="00E95EC2" w:rsidP="00ED6586" w:rsidRDefault="00E95EC2" w14:paraId="69A1DB4F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7D11C02D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Typical Cruise Current</w:t>
      </w:r>
    </w:p>
    <w:p w:rsidR="00E95EC2" w:rsidP="00ED6586" w:rsidRDefault="00E95EC2" w14:paraId="57B902CA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2D068AFD" w14:textId="3E477DFC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200 – 250 A</w:t>
      </w:r>
    </w:p>
    <w:p w:rsidR="00E95EC2" w:rsidP="00ED6586" w:rsidRDefault="00E95EC2" w14:paraId="323D255D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82FD6" w:rsidR="00ED6586" w:rsidP="00ED6586" w:rsidRDefault="00ED6586" w14:paraId="293A8C4E" w14:textId="44521679">
      <w:pPr>
        <w:spacing w:after="0" w:line="240" w:lineRule="auto"/>
        <w:jc w:val="both"/>
        <w:rPr>
          <w:rFonts w:ascii="Calibri" w:hAnsi="Calibri" w:eastAsia="Times New Roman" w:cs="Calibri"/>
          <w:b/>
          <w:bCs/>
          <w:color w:val="000000"/>
          <w:kern w:val="0"/>
          <w:sz w:val="32"/>
          <w:szCs w:val="32"/>
          <w14:ligatures w14:val="none"/>
        </w:rPr>
      </w:pPr>
      <w:r w:rsidRPr="00E82FD6">
        <w:rPr>
          <w:rFonts w:ascii="Calibri" w:hAnsi="Calibri" w:eastAsia="Times New Roman" w:cs="Calibri"/>
          <w:b/>
          <w:bCs/>
          <w:color w:val="000000"/>
          <w:kern w:val="0"/>
          <w:sz w:val="32"/>
          <w:szCs w:val="32"/>
          <w14:ligatures w14:val="none"/>
        </w:rPr>
        <w:t xml:space="preserve">5.7 Battery </w:t>
      </w:r>
      <w:r w:rsidRPr="00E82FD6" w:rsidR="00E95EC2">
        <w:rPr>
          <w:rFonts w:ascii="Calibri" w:hAnsi="Calibri" w:eastAsia="Times New Roman" w:cs="Calibri"/>
          <w:b/>
          <w:bCs/>
          <w:color w:val="000000"/>
          <w:kern w:val="0"/>
          <w:sz w:val="32"/>
          <w:szCs w:val="32"/>
          <w14:ligatures w14:val="none"/>
        </w:rPr>
        <w:t>Performance</w:t>
      </w:r>
    </w:p>
    <w:p w:rsidRPr="00ED6586" w:rsidR="00ED6586" w:rsidP="00ED6586" w:rsidRDefault="00ED6586" w14:paraId="462547E7" w14:textId="1C34F454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1F445245" w14:textId="00F81808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The following </w:t>
      </w:r>
      <w:r w:rsidR="00E95EC2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data</w:t>
      </w:r>
      <w:r w:rsidRPr="00ED6586" w:rsidR="00E95EC2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 </w:t>
      </w: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appl</w:t>
      </w:r>
      <w:r w:rsidR="00E95EC2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ies</w:t>
      </w: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 to:</w:t>
      </w:r>
    </w:p>
    <w:p w:rsidRPr="00ED6586" w:rsidR="00E95EC2" w:rsidP="00ED6586" w:rsidRDefault="00E95EC2" w14:paraId="50D9DAF5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="00E95EC2" w:rsidP="00ED6586" w:rsidRDefault="00ED6586" w14:paraId="281206C9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Standard Atmosphere</w:t>
      </w:r>
    </w:p>
    <w:p w:rsidRPr="00ED6586" w:rsidR="00E95EC2" w:rsidP="00ED6586" w:rsidRDefault="00E95EC2" w14:paraId="0C8EB5D8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0F44F35D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Calm Wind Conditions</w:t>
      </w:r>
    </w:p>
    <w:p w:rsidRPr="00ED6586" w:rsidR="00E95EC2" w:rsidP="00ED6586" w:rsidRDefault="00E95EC2" w14:paraId="07688AD0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1D20543E" w14:textId="37BE2E1B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Battery </w:t>
      </w:r>
      <w:r w:rsidR="000B719B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is </w:t>
      </w:r>
      <w:r w:rsidR="00E95EC2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Charge</w:t>
      </w:r>
      <w:r w:rsidR="000B719B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d </w:t>
      </w:r>
      <w:proofErr w:type="gramStart"/>
      <w:r w:rsidR="000B719B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to</w:t>
      </w:r>
      <w:r w:rsidR="00E95EC2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 </w:t>
      </w: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 &gt;</w:t>
      </w:r>
      <w:proofErr w:type="gramEnd"/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95%</w:t>
      </w:r>
    </w:p>
    <w:p w:rsidRPr="00ED6586" w:rsidR="00E95EC2" w:rsidP="00ED6586" w:rsidRDefault="00E95EC2" w14:paraId="125F8D50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1FD05868" w14:textId="702A6580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Typical </w:t>
      </w:r>
      <w:r w:rsidR="00E95EC2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Battery</w:t>
      </w: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 Endurance</w:t>
      </w:r>
    </w:p>
    <w:p w:rsidR="00E95EC2" w:rsidP="00ED6586" w:rsidRDefault="00E95EC2" w14:paraId="3C1542FA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16DC40A9" w14:textId="52EBD348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20 – 25 min</w:t>
      </w:r>
    </w:p>
    <w:p w:rsidR="00E95EC2" w:rsidP="00ED6586" w:rsidRDefault="00E95EC2" w14:paraId="37E813DE" w14:textId="77777777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6CFC3491" w14:textId="5EED888C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Maximum Planned </w:t>
      </w:r>
      <w:r w:rsidR="00E95EC2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Battery </w:t>
      </w: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Endurance</w:t>
      </w:r>
    </w:p>
    <w:p w:rsidR="00E95EC2" w:rsidP="00ED6586" w:rsidRDefault="00E95EC2" w14:paraId="5849958D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22799045" w14:textId="5CFFB181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30 min</w:t>
      </w:r>
    </w:p>
    <w:p w:rsidRPr="00ED6586" w:rsidR="003702B7" w:rsidP="00ED6586" w:rsidRDefault="003702B7" w14:paraId="3BEA9EA0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20DABFDB" w14:textId="3E20B94F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Minimum Battery</w:t>
      </w:r>
      <w:r w:rsidR="003702B7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 Power Required for Landing</w:t>
      </w:r>
    </w:p>
    <w:p w:rsidR="003702B7" w:rsidP="00ED6586" w:rsidRDefault="003702B7" w14:paraId="78797A24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02FF0676" w14:textId="75AC926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25%</w:t>
      </w:r>
    </w:p>
    <w:p w:rsidR="003702B7" w:rsidP="00ED6586" w:rsidRDefault="003702B7" w14:paraId="4A9E6AC4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82FD6" w:rsidR="00ED6586" w:rsidP="00ED6586" w:rsidRDefault="00ED6586" w14:paraId="10AA508E" w14:textId="77777777">
      <w:pPr>
        <w:spacing w:after="0" w:line="240" w:lineRule="auto"/>
        <w:jc w:val="both"/>
        <w:rPr>
          <w:rFonts w:ascii="Calibri" w:hAnsi="Calibri" w:eastAsia="Times New Roman" w:cs="Calibri"/>
          <w:b/>
          <w:bCs/>
          <w:color w:val="000000"/>
          <w:kern w:val="0"/>
          <w:sz w:val="32"/>
          <w:szCs w:val="32"/>
          <w14:ligatures w14:val="none"/>
        </w:rPr>
      </w:pPr>
      <w:r w:rsidRPr="00E82FD6">
        <w:rPr>
          <w:rFonts w:ascii="Calibri" w:hAnsi="Calibri" w:eastAsia="Times New Roman" w:cs="Calibri"/>
          <w:b/>
          <w:bCs/>
          <w:color w:val="000000"/>
          <w:kern w:val="0"/>
          <w:sz w:val="32"/>
          <w:szCs w:val="32"/>
          <w14:ligatures w14:val="none"/>
        </w:rPr>
        <w:t>5.8 Range Performance</w:t>
      </w:r>
    </w:p>
    <w:p w:rsidRPr="00ED6586" w:rsidR="003702B7" w:rsidP="00ED6586" w:rsidRDefault="003702B7" w14:paraId="1E68CDE8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05F3092F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Economy Cruise Conditions</w:t>
      </w:r>
    </w:p>
    <w:p w:rsidR="003702B7" w:rsidP="00ED6586" w:rsidRDefault="003702B7" w14:paraId="071EC93C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="003702B7" w:rsidP="00ED6586" w:rsidRDefault="00ED6586" w14:paraId="62407A47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40 km/h</w:t>
      </w:r>
    </w:p>
    <w:p w:rsidRPr="00ED6586" w:rsidR="003702B7" w:rsidP="00ED6586" w:rsidRDefault="003702B7" w14:paraId="5258A425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30B6C15C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Typical Range</w:t>
      </w:r>
    </w:p>
    <w:p w:rsidR="003702B7" w:rsidP="00ED6586" w:rsidRDefault="003702B7" w14:paraId="7D6E7DF2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6E24BC5D" w14:textId="066F7880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12 – 15 km</w:t>
      </w:r>
    </w:p>
    <w:p w:rsidR="003702B7" w:rsidP="00ED6586" w:rsidRDefault="003702B7" w14:paraId="3CA07367" w14:textId="77777777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125B22BD" w14:textId="49F8F01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4D50762A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Maximum Planned Range</w:t>
      </w:r>
    </w:p>
    <w:p w:rsidR="003702B7" w:rsidP="00ED6586" w:rsidRDefault="003702B7" w14:paraId="5B44EEFE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22D20A5E" w14:textId="28AEF6F5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20 km</w:t>
      </w:r>
    </w:p>
    <w:p w:rsidR="003702B7" w:rsidP="00ED6586" w:rsidRDefault="003702B7" w14:paraId="611F1FBF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82FD6" w:rsidR="00ED6586" w:rsidP="00ED6586" w:rsidRDefault="00ED6586" w14:paraId="4E578FE6" w14:textId="3DF710FB">
      <w:pPr>
        <w:spacing w:after="0" w:line="240" w:lineRule="auto"/>
        <w:jc w:val="both"/>
        <w:rPr>
          <w:rFonts w:ascii="Calibri" w:hAnsi="Calibri" w:eastAsia="Times New Roman" w:cs="Calibri"/>
          <w:b/>
          <w:bCs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Times New Roman" w:cs="Calibri"/>
          <w:b/>
          <w:bCs/>
          <w:color w:val="000000"/>
          <w:kern w:val="0"/>
          <w:sz w:val="28"/>
          <w:szCs w:val="28"/>
          <w14:ligatures w14:val="none"/>
        </w:rPr>
        <w:t xml:space="preserve">5.9 Wind </w:t>
      </w:r>
      <w:r w:rsidRPr="00E82FD6" w:rsidR="003702B7">
        <w:rPr>
          <w:rFonts w:ascii="Calibri" w:hAnsi="Calibri" w:eastAsia="Times New Roman" w:cs="Calibri"/>
          <w:b/>
          <w:bCs/>
          <w:color w:val="000000"/>
          <w:kern w:val="0"/>
          <w:sz w:val="28"/>
          <w:szCs w:val="28"/>
          <w14:ligatures w14:val="none"/>
        </w:rPr>
        <w:t xml:space="preserve">Speed </w:t>
      </w:r>
      <w:r w:rsidRPr="00E82FD6">
        <w:rPr>
          <w:rFonts w:ascii="Calibri" w:hAnsi="Calibri" w:eastAsia="Times New Roman" w:cs="Calibri"/>
          <w:b/>
          <w:bCs/>
          <w:color w:val="000000"/>
          <w:kern w:val="0"/>
          <w:sz w:val="28"/>
          <w:szCs w:val="28"/>
          <w14:ligatures w14:val="none"/>
        </w:rPr>
        <w:t>Limitations</w:t>
      </w:r>
    </w:p>
    <w:p w:rsidRPr="00ED6586" w:rsidR="003702B7" w:rsidP="00ED6586" w:rsidRDefault="003702B7" w14:paraId="544E826B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57997FE6" w14:textId="483FC86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Maximum Sustained Wind</w:t>
      </w:r>
      <w:r w:rsidR="003702B7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 Speed</w:t>
      </w:r>
    </w:p>
    <w:p w:rsidR="003702B7" w:rsidP="00ED6586" w:rsidRDefault="003702B7" w14:paraId="7A6ACCEC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36CC8913" w14:textId="74083875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8 m/s</w:t>
      </w:r>
    </w:p>
    <w:p w:rsidR="003702B7" w:rsidP="00ED6586" w:rsidRDefault="003702B7" w14:paraId="3494075A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5FB374AB" w14:textId="658B85AC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16 kt</w:t>
      </w:r>
    </w:p>
    <w:p w:rsidRPr="00ED6586" w:rsidR="003702B7" w:rsidP="00ED6586" w:rsidRDefault="003702B7" w14:paraId="0D582A28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5C9FE189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Maximum Gust</w:t>
      </w:r>
    </w:p>
    <w:p w:rsidR="003702B7" w:rsidP="00ED6586" w:rsidRDefault="003702B7" w14:paraId="4A1F17E3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7C9C29FF" w14:textId="32DFADE6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10 m/s</w:t>
      </w:r>
    </w:p>
    <w:p w:rsidR="003702B7" w:rsidP="00ED6586" w:rsidRDefault="003702B7" w14:paraId="7DF175E3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0E041BB1" w14:textId="1BAAAE6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19 kt</w:t>
      </w:r>
    </w:p>
    <w:p w:rsidRPr="00ED6586" w:rsidR="003702B7" w:rsidP="00ED6586" w:rsidRDefault="003702B7" w14:paraId="70ECBC3E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="003702B7" w:rsidP="00ED6586" w:rsidRDefault="00ED6586" w14:paraId="4D007CB2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Flight is prohibited above these limits.</w:t>
      </w:r>
    </w:p>
    <w:p w:rsidR="003702B7" w:rsidP="00ED6586" w:rsidRDefault="003702B7" w14:paraId="424CB71B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82FD6" w:rsidR="00ED6586" w:rsidP="00ED6586" w:rsidRDefault="00ED6586" w14:paraId="3FE48849" w14:textId="6568B07A">
      <w:pPr>
        <w:spacing w:after="0" w:line="240" w:lineRule="auto"/>
        <w:jc w:val="both"/>
        <w:rPr>
          <w:rFonts w:ascii="Calibri" w:hAnsi="Calibri" w:eastAsia="Times New Roman" w:cs="Calibri"/>
          <w:b/>
          <w:bCs/>
          <w:color w:val="000000"/>
          <w:kern w:val="0"/>
          <w:sz w:val="32"/>
          <w:szCs w:val="32"/>
          <w14:ligatures w14:val="none"/>
        </w:rPr>
      </w:pPr>
      <w:r w:rsidRPr="00E82FD6">
        <w:rPr>
          <w:rFonts w:ascii="Calibri" w:hAnsi="Calibri" w:eastAsia="Times New Roman" w:cs="Calibri"/>
          <w:b/>
          <w:bCs/>
          <w:color w:val="000000"/>
          <w:kern w:val="0"/>
          <w:sz w:val="32"/>
          <w:szCs w:val="32"/>
          <w14:ligatures w14:val="none"/>
        </w:rPr>
        <w:t xml:space="preserve">5.10 Temperature </w:t>
      </w:r>
      <w:r w:rsidR="003702B7">
        <w:rPr>
          <w:rFonts w:ascii="Calibri" w:hAnsi="Calibri" w:eastAsia="Times New Roman" w:cs="Calibri"/>
          <w:b/>
          <w:bCs/>
          <w:color w:val="000000"/>
          <w:kern w:val="0"/>
          <w:sz w:val="32"/>
          <w:szCs w:val="32"/>
          <w14:ligatures w14:val="none"/>
        </w:rPr>
        <w:t>Range</w:t>
      </w:r>
    </w:p>
    <w:p w:rsidRPr="00ED6586" w:rsidR="003702B7" w:rsidP="00ED6586" w:rsidRDefault="003702B7" w14:paraId="7E16DF87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5494D079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Operating Temperature Range</w:t>
      </w:r>
    </w:p>
    <w:p w:rsidR="003702B7" w:rsidP="00ED6586" w:rsidRDefault="003702B7" w14:paraId="727DF9DC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6C0E9CBA" w14:textId="51C0B054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-10°C </w:t>
      </w:r>
      <w:r w:rsidR="003702B7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to</w:t>
      </w: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 +40°C</w:t>
      </w:r>
    </w:p>
    <w:p w:rsidR="003702B7" w:rsidP="00ED6586" w:rsidRDefault="003702B7" w14:paraId="3BB2900E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079F858F" w14:textId="65B3BEFB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14°F to 104°F</w:t>
      </w:r>
    </w:p>
    <w:p w:rsidRPr="00ED6586" w:rsidR="003702B7" w:rsidP="00ED6586" w:rsidRDefault="003702B7" w14:paraId="07B3C0D1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0230246A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Recommended Temperature Range</w:t>
      </w:r>
    </w:p>
    <w:p w:rsidR="003702B7" w:rsidP="00ED6586" w:rsidRDefault="003702B7" w14:paraId="2738B5FF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0BF1A5A4" w14:textId="7BBF59E6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10°C </w:t>
      </w:r>
      <w:r w:rsidR="003702B7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to</w:t>
      </w: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 30°C</w:t>
      </w:r>
    </w:p>
    <w:p w:rsidR="003702B7" w:rsidP="00ED6586" w:rsidRDefault="003702B7" w14:paraId="5F7CCA96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506C41B9" w14:textId="07D3B2BE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50°F to 86°F</w:t>
      </w:r>
    </w:p>
    <w:p w:rsidR="003702B7" w:rsidP="00ED6586" w:rsidRDefault="003702B7" w14:paraId="6BDAAFC6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64222911" w14:textId="5DA7AD5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82FD6" w:rsidR="00ED6586" w:rsidP="00ED6586" w:rsidRDefault="00ED6586" w14:paraId="0D8E5E0D" w14:textId="04B1CF2E">
      <w:pPr>
        <w:spacing w:after="0" w:line="240" w:lineRule="auto"/>
        <w:jc w:val="both"/>
        <w:rPr>
          <w:rFonts w:ascii="Calibri" w:hAnsi="Calibri" w:eastAsia="Times New Roman" w:cs="Calibri"/>
          <w:b/>
          <w:bCs/>
          <w:color w:val="000000"/>
          <w:kern w:val="0"/>
          <w:sz w:val="32"/>
          <w:szCs w:val="32"/>
          <w14:ligatures w14:val="none"/>
        </w:rPr>
      </w:pPr>
      <w:r w:rsidRPr="00E82FD6">
        <w:rPr>
          <w:rFonts w:ascii="Calibri" w:hAnsi="Calibri" w:eastAsia="Times New Roman" w:cs="Calibri"/>
          <w:b/>
          <w:bCs/>
          <w:color w:val="000000"/>
          <w:kern w:val="0"/>
          <w:sz w:val="32"/>
          <w:szCs w:val="32"/>
          <w14:ligatures w14:val="none"/>
        </w:rPr>
        <w:t xml:space="preserve">5.11 Altitude </w:t>
      </w:r>
      <w:r w:rsidRPr="00E82FD6" w:rsidR="003702B7">
        <w:rPr>
          <w:rFonts w:ascii="Calibri" w:hAnsi="Calibri" w:eastAsia="Times New Roman" w:cs="Calibri"/>
          <w:b/>
          <w:bCs/>
          <w:color w:val="000000"/>
          <w:kern w:val="0"/>
          <w:sz w:val="32"/>
          <w:szCs w:val="32"/>
          <w14:ligatures w14:val="none"/>
        </w:rPr>
        <w:t>Range</w:t>
      </w:r>
    </w:p>
    <w:p w:rsidRPr="00ED6586" w:rsidR="003702B7" w:rsidP="00ED6586" w:rsidRDefault="003702B7" w14:paraId="6B8C4BB9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7DC8773D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Maximum Operating Altitude</w:t>
      </w:r>
    </w:p>
    <w:p w:rsidR="003702B7" w:rsidP="00ED6586" w:rsidRDefault="003702B7" w14:paraId="4F017E7A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0E93662F" w14:textId="2374889F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1500 ft </w:t>
      </w:r>
      <w:r w:rsidR="003702B7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Above Ground Level (</w:t>
      </w: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AGL</w:t>
      </w:r>
      <w:r w:rsidR="003702B7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)</w:t>
      </w:r>
    </w:p>
    <w:p w:rsidR="003702B7" w:rsidP="00ED6586" w:rsidRDefault="003702B7" w14:paraId="1550D841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47C3D8B0" w14:textId="2816FF6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457 m AGL</w:t>
      </w:r>
    </w:p>
    <w:p w:rsidRPr="00ED6586" w:rsidR="003702B7" w:rsidP="00ED6586" w:rsidRDefault="003702B7" w14:paraId="438C0F23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="003702B7" w:rsidP="00ED6586" w:rsidRDefault="00ED6586" w14:paraId="00036568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Recommended Operating Altitude</w:t>
      </w:r>
    </w:p>
    <w:p w:rsidR="003702B7" w:rsidP="00ED6586" w:rsidRDefault="003702B7" w14:paraId="3F6F66FC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7F502333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Below 500 ft AGL</w:t>
      </w:r>
    </w:p>
    <w:p w:rsidR="003702B7" w:rsidP="00ED6586" w:rsidRDefault="003702B7" w14:paraId="1AB0F310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="003702B7" w:rsidP="00ED6586" w:rsidRDefault="003702B7" w14:paraId="373A5EB2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82FD6" w:rsidR="00ED6586" w:rsidP="00ED6586" w:rsidRDefault="00ED6586" w14:paraId="3D643675" w14:textId="77777777">
      <w:pPr>
        <w:spacing w:after="0" w:line="240" w:lineRule="auto"/>
        <w:jc w:val="both"/>
        <w:rPr>
          <w:rFonts w:ascii="Calibri" w:hAnsi="Calibri" w:eastAsia="Times New Roman" w:cs="Calibri"/>
          <w:b/>
          <w:bCs/>
          <w:color w:val="000000"/>
          <w:kern w:val="0"/>
          <w:sz w:val="32"/>
          <w:szCs w:val="32"/>
          <w14:ligatures w14:val="none"/>
        </w:rPr>
      </w:pPr>
      <w:r w:rsidRPr="00E82FD6">
        <w:rPr>
          <w:rFonts w:ascii="Calibri" w:hAnsi="Calibri" w:eastAsia="Times New Roman" w:cs="Calibri"/>
          <w:b/>
          <w:bCs/>
          <w:color w:val="000000"/>
          <w:kern w:val="0"/>
          <w:sz w:val="32"/>
          <w:szCs w:val="32"/>
          <w14:ligatures w14:val="none"/>
        </w:rPr>
        <w:t>5.12 Load Factor Limits</w:t>
      </w:r>
    </w:p>
    <w:p w:rsidRPr="00ED6586" w:rsidR="002900A1" w:rsidP="00ED6586" w:rsidRDefault="002900A1" w14:paraId="47633FFB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72D14F67" w14:textId="4B3BA671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Maximum Positive Load</w:t>
      </w:r>
      <w:r w:rsidR="002900A1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:</w:t>
      </w:r>
    </w:p>
    <w:p w:rsidR="002900A1" w:rsidP="00ED6586" w:rsidRDefault="002900A1" w14:paraId="53E12CDF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62E01C8D" w14:textId="1B0F13BC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+2.0 G</w:t>
      </w:r>
      <w:r w:rsidR="00B50C20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-Force</w:t>
      </w:r>
      <w:r w:rsidR="002900A1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 </w:t>
      </w:r>
    </w:p>
    <w:p w:rsidRPr="00ED6586" w:rsidR="002900A1" w:rsidP="00ED6586" w:rsidRDefault="002900A1" w14:paraId="13ABFA18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7CB89D91" w14:textId="0EC021E2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Maximum Negative Load</w:t>
      </w:r>
      <w:r w:rsidR="002900A1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:</w:t>
      </w:r>
    </w:p>
    <w:p w:rsidR="002900A1" w:rsidP="00ED6586" w:rsidRDefault="002900A1" w14:paraId="6A11C7A8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5181C048" w14:textId="62C8CB08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-2.0 G</w:t>
      </w:r>
      <w:r w:rsidR="00B50C20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-force</w:t>
      </w:r>
      <w:r w:rsidR="00AF349F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 </w:t>
      </w:r>
    </w:p>
    <w:p w:rsidRPr="00ED6586" w:rsidR="002900A1" w:rsidP="00ED6586" w:rsidRDefault="002900A1" w14:paraId="517C91DD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7F027AA6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Ultimate Load</w:t>
      </w:r>
    </w:p>
    <w:p w:rsidRPr="00ED6586" w:rsidR="00ED6586" w:rsidP="00ED6586" w:rsidRDefault="00ED6586" w14:paraId="1D283728" w14:textId="5C2ED136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±3.0 G</w:t>
      </w:r>
      <w:r w:rsidR="00B50C20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-force</w:t>
      </w:r>
      <w:r w:rsidR="00AF349F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 </w:t>
      </w:r>
    </w:p>
    <w:p w:rsidR="002900A1" w:rsidP="00ED6586" w:rsidRDefault="002900A1" w14:paraId="451E6E69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="002900A1" w:rsidP="00ED6586" w:rsidRDefault="002900A1" w14:paraId="7E5E58F7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82FD6" w:rsidR="00ED6586" w:rsidP="00ED6586" w:rsidRDefault="00ED6586" w14:paraId="55BCB409" w14:textId="1D64309C">
      <w:pPr>
        <w:spacing w:after="0" w:line="240" w:lineRule="auto"/>
        <w:jc w:val="both"/>
        <w:rPr>
          <w:rFonts w:ascii="Calibri" w:hAnsi="Calibri" w:eastAsia="Times New Roman" w:cs="Calibri"/>
          <w:b/>
          <w:bCs/>
          <w:color w:val="000000"/>
          <w:kern w:val="0"/>
          <w:sz w:val="32"/>
          <w:szCs w:val="32"/>
          <w14:ligatures w14:val="none"/>
        </w:rPr>
      </w:pPr>
      <w:r w:rsidRPr="00E82FD6">
        <w:rPr>
          <w:rFonts w:ascii="Calibri" w:hAnsi="Calibri" w:eastAsia="Times New Roman" w:cs="Calibri"/>
          <w:b/>
          <w:bCs/>
          <w:color w:val="000000"/>
          <w:kern w:val="0"/>
          <w:sz w:val="32"/>
          <w:szCs w:val="32"/>
          <w14:ligatures w14:val="none"/>
        </w:rPr>
        <w:t xml:space="preserve">5.13 </w:t>
      </w:r>
      <w:r w:rsidRPr="00E82FD6" w:rsidR="002900A1">
        <w:rPr>
          <w:rFonts w:ascii="Calibri" w:hAnsi="Calibri" w:eastAsia="Times New Roman" w:cs="Calibri"/>
          <w:b/>
          <w:bCs/>
          <w:color w:val="000000"/>
          <w:kern w:val="0"/>
          <w:sz w:val="32"/>
          <w:szCs w:val="32"/>
          <w14:ligatures w14:val="none"/>
        </w:rPr>
        <w:t xml:space="preserve">HayesX-250 </w:t>
      </w:r>
      <w:r w:rsidRPr="00E82FD6">
        <w:rPr>
          <w:rFonts w:ascii="Calibri" w:hAnsi="Calibri" w:eastAsia="Times New Roman" w:cs="Calibri"/>
          <w:b/>
          <w:bCs/>
          <w:color w:val="000000"/>
          <w:kern w:val="0"/>
          <w:sz w:val="32"/>
          <w:szCs w:val="32"/>
          <w14:ligatures w14:val="none"/>
        </w:rPr>
        <w:t>Performance</w:t>
      </w:r>
    </w:p>
    <w:p w:rsidRPr="00ED6586" w:rsidR="002900A1" w:rsidP="00ED6586" w:rsidRDefault="002900A1" w14:paraId="717D8E4C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82FD6" w:rsidR="002900A1" w:rsidP="00E82FD6" w:rsidRDefault="00ED6586" w14:paraId="4BDDCA7A" w14:textId="77777777">
      <w:pPr>
        <w:pStyle w:val="ListParagraph"/>
        <w:numPr>
          <w:ilvl w:val="0"/>
          <w:numId w:val="52"/>
        </w:num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Performance may be affected by:</w:t>
      </w:r>
    </w:p>
    <w:p w:rsidRPr="00E82FD6" w:rsidR="00ED6586" w:rsidP="00E82FD6" w:rsidRDefault="00ED6586" w14:paraId="466B3AED" w14:textId="77777777">
      <w:pPr>
        <w:pStyle w:val="ListParagraph"/>
        <w:numPr>
          <w:ilvl w:val="0"/>
          <w:numId w:val="52"/>
        </w:num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Pilot Weight</w:t>
      </w:r>
    </w:p>
    <w:p w:rsidRPr="00E82FD6" w:rsidR="00ED6586" w:rsidP="00E82FD6" w:rsidRDefault="00ED6586" w14:paraId="61B5F153" w14:textId="77777777">
      <w:pPr>
        <w:pStyle w:val="ListParagraph"/>
        <w:numPr>
          <w:ilvl w:val="0"/>
          <w:numId w:val="52"/>
        </w:num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Ambient Temperature</w:t>
      </w:r>
    </w:p>
    <w:p w:rsidRPr="00E82FD6" w:rsidR="00ED6586" w:rsidP="00E82FD6" w:rsidRDefault="00ED6586" w14:paraId="12B6E9A2" w14:textId="5DBFAFC3">
      <w:pPr>
        <w:pStyle w:val="ListParagraph"/>
        <w:numPr>
          <w:ilvl w:val="0"/>
          <w:numId w:val="52"/>
        </w:num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 xml:space="preserve">Wind </w:t>
      </w:r>
      <w:r w:rsidRPr="00E82FD6" w:rsidR="002900A1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Speed and Direction</w:t>
      </w:r>
    </w:p>
    <w:p w:rsidRPr="00E82FD6" w:rsidR="00ED6586" w:rsidP="00E82FD6" w:rsidRDefault="00ED6586" w14:paraId="068873BA" w14:textId="77777777">
      <w:pPr>
        <w:pStyle w:val="ListParagraph"/>
        <w:numPr>
          <w:ilvl w:val="0"/>
          <w:numId w:val="52"/>
        </w:num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Battery Health</w:t>
      </w:r>
    </w:p>
    <w:p w:rsidRPr="00E82FD6" w:rsidR="00ED6586" w:rsidP="00E82FD6" w:rsidRDefault="00ED6586" w14:paraId="2A1A4ADC" w14:textId="77777777">
      <w:pPr>
        <w:pStyle w:val="ListParagraph"/>
        <w:numPr>
          <w:ilvl w:val="0"/>
          <w:numId w:val="52"/>
        </w:num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Operating Altitude</w:t>
      </w:r>
    </w:p>
    <w:p w:rsidRPr="00E82FD6" w:rsidR="00ED6586" w:rsidP="00E82FD6" w:rsidRDefault="00ED6586" w14:paraId="7354E5F1" w14:textId="77777777">
      <w:pPr>
        <w:pStyle w:val="ListParagraph"/>
        <w:numPr>
          <w:ilvl w:val="0"/>
          <w:numId w:val="52"/>
        </w:num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Flight Maneuvering Intensity</w:t>
      </w:r>
    </w:p>
    <w:p w:rsidR="002900A1" w:rsidP="00ED6586" w:rsidRDefault="002900A1" w14:paraId="60929060" w14:textId="77777777">
      <w:pPr>
        <w:spacing w:after="0" w:line="240" w:lineRule="auto"/>
        <w:jc w:val="both"/>
        <w:rPr>
          <w:rFonts w:ascii="Calibri" w:hAnsi="Calibri" w:eastAsia="SimSu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5BCE9672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Performance may be reduced in high-temperature, high-altitude, or high-wind</w:t>
      </w:r>
    </w:p>
    <w:p w:rsidRPr="00ED6586" w:rsidR="00ED6586" w:rsidP="00ED6586" w:rsidRDefault="00ED6586" w14:paraId="1F6E7978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environments.</w:t>
      </w:r>
    </w:p>
    <w:p w:rsidRPr="00ED6586" w:rsidR="002900A1" w:rsidP="00ED6586" w:rsidRDefault="002900A1" w14:paraId="4D613C5F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</w:p>
    <w:p w:rsidRPr="00ED6586" w:rsidR="00ED6586" w:rsidP="00ED6586" w:rsidRDefault="00ED6586" w14:paraId="0985BE17" w14:textId="77777777">
      <w:pPr>
        <w:spacing w:after="0" w:line="240" w:lineRule="auto"/>
        <w:jc w:val="both"/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hAnsi="Calibri" w:eastAsia="Times New Roman" w:cs="Calibri"/>
          <w:color w:val="000000"/>
          <w:kern w:val="0"/>
          <w:sz w:val="28"/>
          <w:szCs w:val="28"/>
          <w14:ligatures w14:val="none"/>
        </w:rPr>
        <w:t>Adequate performance margins shall be maintained for safe operation.</w:t>
      </w:r>
    </w:p>
    <w:p w:rsidRPr="006257AF" w:rsidR="00ED6586" w:rsidP="00ED6586" w:rsidRDefault="00ED6586" w14:paraId="61A32577" w14:textId="77777777">
      <w:pPr>
        <w:jc w:val="both"/>
        <w:rPr>
          <w:rFonts w:ascii="Calibri" w:hAnsi="Calibri" w:cs="Calibri"/>
          <w:sz w:val="28"/>
          <w:szCs w:val="28"/>
        </w:rPr>
      </w:pPr>
    </w:p>
    <w:p w:rsidRPr="006257AF" w:rsidR="00C43C40" w:rsidP="00ED6586" w:rsidRDefault="00C43C40" w14:paraId="1D532BD8" w14:textId="77777777">
      <w:pPr>
        <w:jc w:val="both"/>
        <w:rPr>
          <w:rFonts w:ascii="Calibri" w:hAnsi="Calibri" w:cs="Calibri"/>
          <w:sz w:val="28"/>
          <w:szCs w:val="28"/>
        </w:rPr>
      </w:pPr>
    </w:p>
    <w:sectPr w:rsidRPr="006257AF" w:rsidR="00C43C40" w:rsidSect="00E82FD6"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933361dc6b8041f7"/>
      <w:footerReference w:type="default" r:id="Rda3eee2c2c144d7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067B4" w:rsidP="007E30F8" w:rsidRDefault="009067B4" w14:paraId="1D5CA945" w14:textId="77777777">
      <w:pPr>
        <w:spacing w:after="0" w:line="240" w:lineRule="auto"/>
      </w:pPr>
      <w:r>
        <w:separator/>
      </w:r>
    </w:p>
  </w:endnote>
  <w:endnote w:type="continuationSeparator" w:id="0">
    <w:p w:rsidR="009067B4" w:rsidP="007E30F8" w:rsidRDefault="009067B4" w14:paraId="6FE8C67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3.xml><?xml version="1.0" encoding="utf-8"?>
<w:ftr xmlns:w14="http://schemas.microsoft.com/office/word/2010/wordml" xmlns:w16du="http://schemas.microsoft.com/office/word/2023/wordml/word16du" xmlns:w="http://schemas.openxmlformats.org/wordprocessingml/2006/main">
  <w:tbl>
    <w:tblPr>
      <w:tblStyle w:val="TableNormal"/>
      <w:bidiVisual w:val="0"/>
      <w:tblW w:w="9016" w:type="dxa"/>
      <w:tblLook w:val="06A0" w:firstRow="1" w:lastRow="0" w:firstColumn="1" w:lastColumn="0" w:noHBand="1" w:noVBand="1"/>
    </w:tblPr>
    <w:tblGrid>
      <w:gridCol w:w="3313"/>
      <w:gridCol w:w="2698"/>
      <w:gridCol w:w="3005"/>
    </w:tblGrid>
    <w:tr w:rsidR="03652B2E" w:rsidTr="504A0868" w14:paraId="1D47E8FB">
      <w:trPr>
        <w:trHeight w:val="300"/>
      </w:trPr>
      <w:tc>
        <w:tcPr>
          <w:tcW w:w="3313" w:type="dxa"/>
          <w:tcMar/>
        </w:tcPr>
        <w:p w:rsidR="03652B2E" w:rsidP="34EE88B8" w:rsidRDefault="03652B2E" w14:paraId="1EB22708" w14:textId="18EB3F52">
          <w:pPr>
            <w:pStyle w:val="Header"/>
            <w:bidi w:val="0"/>
            <w:ind w:left="-115"/>
            <w:jc w:val="left"/>
            <w:rPr>
              <w:b w:val="1"/>
              <w:bCs w:val="1"/>
              <w:sz w:val="24"/>
              <w:szCs w:val="24"/>
            </w:rPr>
          </w:pPr>
          <w:r w:rsidRPr="504A0868" w:rsidR="504A0868">
            <w:rPr>
              <w:b w:val="1"/>
              <w:bCs w:val="1"/>
              <w:sz w:val="24"/>
              <w:szCs w:val="24"/>
            </w:rPr>
            <w:t>HayesX-</w:t>
          </w:r>
          <w:r w:rsidRPr="504A0868" w:rsidR="504A0868">
            <w:rPr>
              <w:rFonts w:ascii="Aptos Display" w:hAnsi="Aptos Display" w:eastAsia="Aptos Display" w:cs="Aptos Display" w:asciiTheme="majorAscii" w:hAnsiTheme="majorAscii" w:eastAsiaTheme="majorAscii" w:cstheme="majorAscii"/>
              <w:b w:val="1"/>
              <w:bCs w:val="1"/>
              <w:sz w:val="24"/>
              <w:szCs w:val="24"/>
            </w:rPr>
            <w:t>250 Operating Manual</w:t>
          </w:r>
        </w:p>
      </w:tc>
      <w:tc>
        <w:tcPr>
          <w:tcW w:w="2698" w:type="dxa"/>
          <w:tcMar/>
        </w:tcPr>
        <w:p w:rsidR="03652B2E" w:rsidP="34EE88B8" w:rsidRDefault="03652B2E" w14:paraId="53589617" w14:textId="0AC02F8F">
          <w:pPr>
            <w:pStyle w:val="Header"/>
            <w:bidi w:val="0"/>
            <w:jc w:val="center"/>
            <w:rPr>
              <w:rFonts w:ascii="Aptos Display" w:hAnsi="Aptos Display" w:eastAsia="Aptos Display" w:cs="Aptos Display" w:asciiTheme="majorAscii" w:hAnsiTheme="majorAscii" w:eastAsiaTheme="majorAscii" w:cstheme="majorAscii"/>
            </w:rPr>
          </w:pPr>
        </w:p>
      </w:tc>
      <w:tc>
        <w:tcPr>
          <w:tcW w:w="3005" w:type="dxa"/>
          <w:tcMar/>
        </w:tcPr>
        <w:p w:rsidR="03652B2E" w:rsidP="504A0868" w:rsidRDefault="03652B2E" w14:paraId="55F3FB5D" w14:textId="56FCAF93">
          <w:pPr>
            <w:pStyle w:val="Normal"/>
            <w:suppressLineNumbers w:val="0"/>
            <w:bidi w:val="0"/>
            <w:spacing w:before="0" w:beforeAutospacing="off" w:after="0" w:afterAutospacing="off" w:line="240" w:lineRule="auto"/>
            <w:ind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067B4" w:rsidP="007E30F8" w:rsidRDefault="009067B4" w14:paraId="419873C1" w14:textId="77777777">
      <w:pPr>
        <w:spacing w:after="0" w:line="240" w:lineRule="auto"/>
      </w:pPr>
      <w:r>
        <w:separator/>
      </w:r>
    </w:p>
  </w:footnote>
  <w:footnote w:type="continuationSeparator" w:id="0">
    <w:p w:rsidR="009067B4" w:rsidP="007E30F8" w:rsidRDefault="009067B4" w14:paraId="0460DEE8" w14:textId="77777777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3652B2E" w:rsidTr="03652B2E" w14:paraId="0ACB2BD5">
      <w:trPr>
        <w:trHeight w:val="300"/>
      </w:trPr>
      <w:tc>
        <w:tcPr>
          <w:tcW w:w="3005" w:type="dxa"/>
          <w:tcMar/>
        </w:tcPr>
        <w:p w:rsidR="03652B2E" w:rsidP="03652B2E" w:rsidRDefault="03652B2E" w14:paraId="16984FA9" w14:textId="27166702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3652B2E" w:rsidP="03652B2E" w:rsidRDefault="03652B2E" w14:paraId="5E44DC36" w14:textId="6267BDEB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3652B2E" w:rsidP="03652B2E" w:rsidRDefault="03652B2E" w14:paraId="067A9148" w14:textId="1EA9C856">
          <w:pPr>
            <w:pStyle w:val="Header"/>
            <w:bidi w:val="0"/>
            <w:ind w:right="-115"/>
            <w:jc w:val="right"/>
          </w:pPr>
        </w:p>
      </w:tc>
    </w:tr>
  </w:tbl>
  <w:p w:rsidR="03652B2E" w:rsidP="03652B2E" w:rsidRDefault="03652B2E" w14:paraId="0A68C5BE" w14:textId="3025210E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23B96"/>
    <w:multiLevelType w:val="hybridMultilevel"/>
    <w:tmpl w:val="5C84CE32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 w15:restartNumberingAfterBreak="0">
    <w:nsid w:val="070B65CF"/>
    <w:multiLevelType w:val="hybridMultilevel"/>
    <w:tmpl w:val="22B0231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7E458C9"/>
    <w:multiLevelType w:val="hybridMultilevel"/>
    <w:tmpl w:val="E5349554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" w15:restartNumberingAfterBreak="0">
    <w:nsid w:val="08793EF5"/>
    <w:multiLevelType w:val="hybridMultilevel"/>
    <w:tmpl w:val="ED0EF950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CEF4BC6"/>
    <w:multiLevelType w:val="hybridMultilevel"/>
    <w:tmpl w:val="4F18998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0C50B10"/>
    <w:multiLevelType w:val="hybridMultilevel"/>
    <w:tmpl w:val="165E6644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" w15:restartNumberingAfterBreak="0">
    <w:nsid w:val="141B7CD1"/>
    <w:multiLevelType w:val="hybridMultilevel"/>
    <w:tmpl w:val="8388766C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7" w15:restartNumberingAfterBreak="0">
    <w:nsid w:val="15F104E5"/>
    <w:multiLevelType w:val="hybridMultilevel"/>
    <w:tmpl w:val="013A538A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8" w15:restartNumberingAfterBreak="0">
    <w:nsid w:val="173E49D3"/>
    <w:multiLevelType w:val="hybridMultilevel"/>
    <w:tmpl w:val="B05A0748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9" w15:restartNumberingAfterBreak="0">
    <w:nsid w:val="1CD84A2C"/>
    <w:multiLevelType w:val="hybridMultilevel"/>
    <w:tmpl w:val="A0DA4864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0" w15:restartNumberingAfterBreak="0">
    <w:nsid w:val="1CDD0CA7"/>
    <w:multiLevelType w:val="hybridMultilevel"/>
    <w:tmpl w:val="0804C5E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DB0194F"/>
    <w:multiLevelType w:val="hybridMultilevel"/>
    <w:tmpl w:val="3E2EDD0E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2" w15:restartNumberingAfterBreak="0">
    <w:nsid w:val="1E8A43AF"/>
    <w:multiLevelType w:val="hybridMultilevel"/>
    <w:tmpl w:val="A5D8C49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3" w15:restartNumberingAfterBreak="0">
    <w:nsid w:val="214C22D6"/>
    <w:multiLevelType w:val="hybridMultilevel"/>
    <w:tmpl w:val="59F44316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4" w15:restartNumberingAfterBreak="0">
    <w:nsid w:val="21AD1CFD"/>
    <w:multiLevelType w:val="hybridMultilevel"/>
    <w:tmpl w:val="97FAC5F6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5" w15:restartNumberingAfterBreak="0">
    <w:nsid w:val="21CA6E69"/>
    <w:multiLevelType w:val="hybridMultilevel"/>
    <w:tmpl w:val="FA1A6CD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42F542A"/>
    <w:multiLevelType w:val="hybridMultilevel"/>
    <w:tmpl w:val="3BE2D42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27214C45"/>
    <w:multiLevelType w:val="hybridMultilevel"/>
    <w:tmpl w:val="7D68948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2AAB1BFA"/>
    <w:multiLevelType w:val="hybridMultilevel"/>
    <w:tmpl w:val="0136BCD2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9" w15:restartNumberingAfterBreak="0">
    <w:nsid w:val="2F8B1243"/>
    <w:multiLevelType w:val="hybridMultilevel"/>
    <w:tmpl w:val="941ED7A6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0" w15:restartNumberingAfterBreak="0">
    <w:nsid w:val="32C60039"/>
    <w:multiLevelType w:val="hybridMultilevel"/>
    <w:tmpl w:val="8118EB04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1" w15:restartNumberingAfterBreak="0">
    <w:nsid w:val="33935B51"/>
    <w:multiLevelType w:val="hybridMultilevel"/>
    <w:tmpl w:val="E2B8595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42E187A"/>
    <w:multiLevelType w:val="hybridMultilevel"/>
    <w:tmpl w:val="45B6EAC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364A7EE6"/>
    <w:multiLevelType w:val="hybridMultilevel"/>
    <w:tmpl w:val="1B3E72FC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4" w15:restartNumberingAfterBreak="0">
    <w:nsid w:val="38623D13"/>
    <w:multiLevelType w:val="hybridMultilevel"/>
    <w:tmpl w:val="8E34C3CE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5" w15:restartNumberingAfterBreak="0">
    <w:nsid w:val="3A9C20D9"/>
    <w:multiLevelType w:val="hybridMultilevel"/>
    <w:tmpl w:val="BC9AE46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3D5A6810"/>
    <w:multiLevelType w:val="hybridMultilevel"/>
    <w:tmpl w:val="FB50C952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7" w15:restartNumberingAfterBreak="0">
    <w:nsid w:val="3F9907E5"/>
    <w:multiLevelType w:val="hybridMultilevel"/>
    <w:tmpl w:val="0D8400FC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8" w15:restartNumberingAfterBreak="0">
    <w:nsid w:val="3FF26501"/>
    <w:multiLevelType w:val="hybridMultilevel"/>
    <w:tmpl w:val="57AE1C06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9" w15:restartNumberingAfterBreak="0">
    <w:nsid w:val="41A05446"/>
    <w:multiLevelType w:val="hybridMultilevel"/>
    <w:tmpl w:val="B6AC6CCE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0" w15:restartNumberingAfterBreak="0">
    <w:nsid w:val="4A27114F"/>
    <w:multiLevelType w:val="hybridMultilevel"/>
    <w:tmpl w:val="819824BE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1" w15:restartNumberingAfterBreak="0">
    <w:nsid w:val="4AE216D4"/>
    <w:multiLevelType w:val="hybridMultilevel"/>
    <w:tmpl w:val="11B80200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2" w15:restartNumberingAfterBreak="0">
    <w:nsid w:val="4D9335CE"/>
    <w:multiLevelType w:val="hybridMultilevel"/>
    <w:tmpl w:val="A43E7E5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4FB925B0"/>
    <w:multiLevelType w:val="hybridMultilevel"/>
    <w:tmpl w:val="06D6BD32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4" w15:restartNumberingAfterBreak="0">
    <w:nsid w:val="50D52F8C"/>
    <w:multiLevelType w:val="hybridMultilevel"/>
    <w:tmpl w:val="A4A4C53A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5" w15:restartNumberingAfterBreak="0">
    <w:nsid w:val="515C0F08"/>
    <w:multiLevelType w:val="hybridMultilevel"/>
    <w:tmpl w:val="8C8099EE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6" w15:restartNumberingAfterBreak="0">
    <w:nsid w:val="53610A28"/>
    <w:multiLevelType w:val="hybridMultilevel"/>
    <w:tmpl w:val="8494A5E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56BA6CA3"/>
    <w:multiLevelType w:val="hybridMultilevel"/>
    <w:tmpl w:val="D0DE580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585757FA"/>
    <w:multiLevelType w:val="hybridMultilevel"/>
    <w:tmpl w:val="B3FC4CD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58743225"/>
    <w:multiLevelType w:val="hybridMultilevel"/>
    <w:tmpl w:val="FD9007C0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0" w15:restartNumberingAfterBreak="0">
    <w:nsid w:val="5B6B71D9"/>
    <w:multiLevelType w:val="hybridMultilevel"/>
    <w:tmpl w:val="E41A7AF6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1" w15:restartNumberingAfterBreak="0">
    <w:nsid w:val="5BAC1648"/>
    <w:multiLevelType w:val="hybridMultilevel"/>
    <w:tmpl w:val="14C650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D1E0228"/>
    <w:multiLevelType w:val="hybridMultilevel"/>
    <w:tmpl w:val="E1B0B846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3" w15:restartNumberingAfterBreak="0">
    <w:nsid w:val="606F44E0"/>
    <w:multiLevelType w:val="hybridMultilevel"/>
    <w:tmpl w:val="17C2AE9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4" w15:restartNumberingAfterBreak="0">
    <w:nsid w:val="61233F1A"/>
    <w:multiLevelType w:val="hybridMultilevel"/>
    <w:tmpl w:val="2638792C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5" w15:restartNumberingAfterBreak="0">
    <w:nsid w:val="61E00F05"/>
    <w:multiLevelType w:val="hybridMultilevel"/>
    <w:tmpl w:val="D4B82B1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6" w15:restartNumberingAfterBreak="0">
    <w:nsid w:val="6C041967"/>
    <w:multiLevelType w:val="hybridMultilevel"/>
    <w:tmpl w:val="6FBACFD2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7" w15:restartNumberingAfterBreak="0">
    <w:nsid w:val="6E365C5D"/>
    <w:multiLevelType w:val="hybridMultilevel"/>
    <w:tmpl w:val="45BCB18A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8" w15:restartNumberingAfterBreak="0">
    <w:nsid w:val="6E451504"/>
    <w:multiLevelType w:val="hybridMultilevel"/>
    <w:tmpl w:val="F4AAA978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9" w15:restartNumberingAfterBreak="0">
    <w:nsid w:val="712864E1"/>
    <w:multiLevelType w:val="hybridMultilevel"/>
    <w:tmpl w:val="B674F5F4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0" w15:restartNumberingAfterBreak="0">
    <w:nsid w:val="739C052A"/>
    <w:multiLevelType w:val="hybridMultilevel"/>
    <w:tmpl w:val="98C42D2C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1" w15:restartNumberingAfterBreak="0">
    <w:nsid w:val="781353FA"/>
    <w:multiLevelType w:val="hybridMultilevel"/>
    <w:tmpl w:val="110439DE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2" w15:restartNumberingAfterBreak="0">
    <w:nsid w:val="7B2C2A14"/>
    <w:multiLevelType w:val="hybridMultilevel"/>
    <w:tmpl w:val="9FACF9A8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69460A5E">
      <w:numFmt w:val="bullet"/>
      <w:lvlText w:val="•"/>
      <w:lvlJc w:val="left"/>
      <w:pPr>
        <w:ind w:left="1800" w:hanging="360"/>
      </w:pPr>
      <w:rPr>
        <w:rFonts w:hint="default" w:ascii="Calibri" w:hAnsi="Calibri" w:eastAsia="Times New Roman" w:cs="Calibri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 w16cid:durableId="228735278">
    <w:abstractNumId w:val="44"/>
  </w:num>
  <w:num w:numId="2" w16cid:durableId="853349551">
    <w:abstractNumId w:val="22"/>
  </w:num>
  <w:num w:numId="3" w16cid:durableId="653291871">
    <w:abstractNumId w:val="17"/>
  </w:num>
  <w:num w:numId="4" w16cid:durableId="358943188">
    <w:abstractNumId w:val="32"/>
  </w:num>
  <w:num w:numId="5" w16cid:durableId="3367398">
    <w:abstractNumId w:val="3"/>
  </w:num>
  <w:num w:numId="6" w16cid:durableId="2044135733">
    <w:abstractNumId w:val="38"/>
  </w:num>
  <w:num w:numId="7" w16cid:durableId="1715079745">
    <w:abstractNumId w:val="12"/>
  </w:num>
  <w:num w:numId="8" w16cid:durableId="92630709">
    <w:abstractNumId w:val="46"/>
  </w:num>
  <w:num w:numId="9" w16cid:durableId="339041204">
    <w:abstractNumId w:val="42"/>
  </w:num>
  <w:num w:numId="10" w16cid:durableId="1241254885">
    <w:abstractNumId w:val="2"/>
  </w:num>
  <w:num w:numId="11" w16cid:durableId="407271048">
    <w:abstractNumId w:val="9"/>
  </w:num>
  <w:num w:numId="12" w16cid:durableId="43525230">
    <w:abstractNumId w:val="39"/>
  </w:num>
  <w:num w:numId="13" w16cid:durableId="1009991197">
    <w:abstractNumId w:val="6"/>
  </w:num>
  <w:num w:numId="14" w16cid:durableId="219093349">
    <w:abstractNumId w:val="50"/>
  </w:num>
  <w:num w:numId="15" w16cid:durableId="196891309">
    <w:abstractNumId w:val="47"/>
  </w:num>
  <w:num w:numId="16" w16cid:durableId="1533032710">
    <w:abstractNumId w:val="34"/>
  </w:num>
  <w:num w:numId="17" w16cid:durableId="722291689">
    <w:abstractNumId w:val="52"/>
  </w:num>
  <w:num w:numId="18" w16cid:durableId="1175219075">
    <w:abstractNumId w:val="31"/>
  </w:num>
  <w:num w:numId="19" w16cid:durableId="2084452983">
    <w:abstractNumId w:val="14"/>
  </w:num>
  <w:num w:numId="20" w16cid:durableId="449129304">
    <w:abstractNumId w:val="10"/>
  </w:num>
  <w:num w:numId="21" w16cid:durableId="1883712371">
    <w:abstractNumId w:val="15"/>
  </w:num>
  <w:num w:numId="22" w16cid:durableId="214973249">
    <w:abstractNumId w:val="45"/>
  </w:num>
  <w:num w:numId="23" w16cid:durableId="1463158527">
    <w:abstractNumId w:val="11"/>
  </w:num>
  <w:num w:numId="24" w16cid:durableId="528758782">
    <w:abstractNumId w:val="40"/>
  </w:num>
  <w:num w:numId="25" w16cid:durableId="1988435594">
    <w:abstractNumId w:val="30"/>
  </w:num>
  <w:num w:numId="26" w16cid:durableId="1223172081">
    <w:abstractNumId w:val="13"/>
  </w:num>
  <w:num w:numId="27" w16cid:durableId="1187871494">
    <w:abstractNumId w:val="48"/>
  </w:num>
  <w:num w:numId="28" w16cid:durableId="1216307857">
    <w:abstractNumId w:val="19"/>
  </w:num>
  <w:num w:numId="29" w16cid:durableId="787941103">
    <w:abstractNumId w:val="27"/>
  </w:num>
  <w:num w:numId="30" w16cid:durableId="859584212">
    <w:abstractNumId w:val="21"/>
  </w:num>
  <w:num w:numId="31" w16cid:durableId="828709800">
    <w:abstractNumId w:val="29"/>
  </w:num>
  <w:num w:numId="32" w16cid:durableId="983001548">
    <w:abstractNumId w:val="5"/>
  </w:num>
  <w:num w:numId="33" w16cid:durableId="796685678">
    <w:abstractNumId w:val="43"/>
  </w:num>
  <w:num w:numId="34" w16cid:durableId="2016837350">
    <w:abstractNumId w:val="51"/>
  </w:num>
  <w:num w:numId="35" w16cid:durableId="194583644">
    <w:abstractNumId w:val="18"/>
  </w:num>
  <w:num w:numId="36" w16cid:durableId="1179197462">
    <w:abstractNumId w:val="7"/>
  </w:num>
  <w:num w:numId="37" w16cid:durableId="1589659374">
    <w:abstractNumId w:val="35"/>
  </w:num>
  <w:num w:numId="38" w16cid:durableId="1065759199">
    <w:abstractNumId w:val="49"/>
  </w:num>
  <w:num w:numId="39" w16cid:durableId="1197037054">
    <w:abstractNumId w:val="23"/>
  </w:num>
  <w:num w:numId="40" w16cid:durableId="935944318">
    <w:abstractNumId w:val="0"/>
  </w:num>
  <w:num w:numId="41" w16cid:durableId="1651134611">
    <w:abstractNumId w:val="33"/>
  </w:num>
  <w:num w:numId="42" w16cid:durableId="1623613573">
    <w:abstractNumId w:val="4"/>
  </w:num>
  <w:num w:numId="43" w16cid:durableId="2144345541">
    <w:abstractNumId w:val="28"/>
  </w:num>
  <w:num w:numId="44" w16cid:durableId="1134178655">
    <w:abstractNumId w:val="24"/>
  </w:num>
  <w:num w:numId="45" w16cid:durableId="1449084752">
    <w:abstractNumId w:val="8"/>
  </w:num>
  <w:num w:numId="46" w16cid:durableId="364521337">
    <w:abstractNumId w:val="1"/>
  </w:num>
  <w:num w:numId="47" w16cid:durableId="294485611">
    <w:abstractNumId w:val="16"/>
  </w:num>
  <w:num w:numId="48" w16cid:durableId="769934532">
    <w:abstractNumId w:val="36"/>
  </w:num>
  <w:num w:numId="49" w16cid:durableId="1050036673">
    <w:abstractNumId w:val="25"/>
  </w:num>
  <w:num w:numId="50" w16cid:durableId="709498615">
    <w:abstractNumId w:val="20"/>
  </w:num>
  <w:num w:numId="51" w16cid:durableId="506016980">
    <w:abstractNumId w:val="37"/>
  </w:num>
  <w:num w:numId="52" w16cid:durableId="1284775058">
    <w:abstractNumId w:val="26"/>
  </w:num>
  <w:num w:numId="53" w16cid:durableId="825052840">
    <w:abstractNumId w:val="4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210"/>
  <w:proofState w:spelling="clean" w:grammar="dirty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C40"/>
    <w:rsid w:val="00000ABE"/>
    <w:rsid w:val="00024146"/>
    <w:rsid w:val="00055125"/>
    <w:rsid w:val="00061038"/>
    <w:rsid w:val="000710C9"/>
    <w:rsid w:val="00081347"/>
    <w:rsid w:val="00096F72"/>
    <w:rsid w:val="000B719B"/>
    <w:rsid w:val="000C0FEF"/>
    <w:rsid w:val="000D0189"/>
    <w:rsid w:val="000E4A5B"/>
    <w:rsid w:val="0010406D"/>
    <w:rsid w:val="00107F6D"/>
    <w:rsid w:val="00115196"/>
    <w:rsid w:val="0014326B"/>
    <w:rsid w:val="0017059D"/>
    <w:rsid w:val="001720D4"/>
    <w:rsid w:val="0017226D"/>
    <w:rsid w:val="00173776"/>
    <w:rsid w:val="00180D05"/>
    <w:rsid w:val="00185717"/>
    <w:rsid w:val="001E7199"/>
    <w:rsid w:val="001E7B07"/>
    <w:rsid w:val="002005D4"/>
    <w:rsid w:val="00261A73"/>
    <w:rsid w:val="002900A1"/>
    <w:rsid w:val="0029759D"/>
    <w:rsid w:val="002C7121"/>
    <w:rsid w:val="002E2917"/>
    <w:rsid w:val="002F5C62"/>
    <w:rsid w:val="00321D31"/>
    <w:rsid w:val="00334B10"/>
    <w:rsid w:val="00342F20"/>
    <w:rsid w:val="003702B7"/>
    <w:rsid w:val="003A5F40"/>
    <w:rsid w:val="003C0D9F"/>
    <w:rsid w:val="003D01B0"/>
    <w:rsid w:val="003D4B82"/>
    <w:rsid w:val="003F36DC"/>
    <w:rsid w:val="00400053"/>
    <w:rsid w:val="004163D3"/>
    <w:rsid w:val="00432F1D"/>
    <w:rsid w:val="0047058D"/>
    <w:rsid w:val="0048700A"/>
    <w:rsid w:val="005A6B56"/>
    <w:rsid w:val="005C5F63"/>
    <w:rsid w:val="006257AF"/>
    <w:rsid w:val="00642EB3"/>
    <w:rsid w:val="006669BF"/>
    <w:rsid w:val="006700A7"/>
    <w:rsid w:val="00713381"/>
    <w:rsid w:val="00723684"/>
    <w:rsid w:val="007238F3"/>
    <w:rsid w:val="007575C7"/>
    <w:rsid w:val="007C22D8"/>
    <w:rsid w:val="007E30F8"/>
    <w:rsid w:val="007E5381"/>
    <w:rsid w:val="007F7E5A"/>
    <w:rsid w:val="00832C55"/>
    <w:rsid w:val="00863F61"/>
    <w:rsid w:val="0086535F"/>
    <w:rsid w:val="0087337E"/>
    <w:rsid w:val="00877671"/>
    <w:rsid w:val="0088145F"/>
    <w:rsid w:val="008D7130"/>
    <w:rsid w:val="008F61DE"/>
    <w:rsid w:val="00901F83"/>
    <w:rsid w:val="00904886"/>
    <w:rsid w:val="009067B4"/>
    <w:rsid w:val="009218C6"/>
    <w:rsid w:val="0098348E"/>
    <w:rsid w:val="009903F4"/>
    <w:rsid w:val="009A1D4A"/>
    <w:rsid w:val="009B34AB"/>
    <w:rsid w:val="009D4DE8"/>
    <w:rsid w:val="009D7C72"/>
    <w:rsid w:val="009E0F63"/>
    <w:rsid w:val="009F6E56"/>
    <w:rsid w:val="00A54B7C"/>
    <w:rsid w:val="00A91F37"/>
    <w:rsid w:val="00AB49F9"/>
    <w:rsid w:val="00AD1441"/>
    <w:rsid w:val="00AE156F"/>
    <w:rsid w:val="00AF349F"/>
    <w:rsid w:val="00B10CA9"/>
    <w:rsid w:val="00B32C03"/>
    <w:rsid w:val="00B34CD2"/>
    <w:rsid w:val="00B459AE"/>
    <w:rsid w:val="00B50C20"/>
    <w:rsid w:val="00B95162"/>
    <w:rsid w:val="00C11E76"/>
    <w:rsid w:val="00C25070"/>
    <w:rsid w:val="00C35E41"/>
    <w:rsid w:val="00C366EA"/>
    <w:rsid w:val="00C43C40"/>
    <w:rsid w:val="00C7146F"/>
    <w:rsid w:val="00C94465"/>
    <w:rsid w:val="00CA59A8"/>
    <w:rsid w:val="00CB30A3"/>
    <w:rsid w:val="00CC00B1"/>
    <w:rsid w:val="00CD060A"/>
    <w:rsid w:val="00CD46FE"/>
    <w:rsid w:val="00CD7C36"/>
    <w:rsid w:val="00CE7033"/>
    <w:rsid w:val="00CF5368"/>
    <w:rsid w:val="00D31626"/>
    <w:rsid w:val="00D43AEE"/>
    <w:rsid w:val="00D76734"/>
    <w:rsid w:val="00D77FE0"/>
    <w:rsid w:val="00D853F1"/>
    <w:rsid w:val="00D90FAE"/>
    <w:rsid w:val="00E82FD6"/>
    <w:rsid w:val="00E87022"/>
    <w:rsid w:val="00E95EC2"/>
    <w:rsid w:val="00EC64E2"/>
    <w:rsid w:val="00ED6332"/>
    <w:rsid w:val="00ED6586"/>
    <w:rsid w:val="00EE7049"/>
    <w:rsid w:val="00F17AD8"/>
    <w:rsid w:val="00F22214"/>
    <w:rsid w:val="00F63115"/>
    <w:rsid w:val="00F63AC9"/>
    <w:rsid w:val="00F64E5E"/>
    <w:rsid w:val="00F67F6D"/>
    <w:rsid w:val="00FB73B5"/>
    <w:rsid w:val="03652B2E"/>
    <w:rsid w:val="1BFA1907"/>
    <w:rsid w:val="2CECEEB5"/>
    <w:rsid w:val="34EE88B8"/>
    <w:rsid w:val="3EEE1DF3"/>
    <w:rsid w:val="4E81AE4F"/>
    <w:rsid w:val="504A0868"/>
    <w:rsid w:val="66189FCC"/>
    <w:rsid w:val="72D22184"/>
    <w:rsid w:val="7DCF5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F3427"/>
  <w15:chartTrackingRefBased/>
  <w15:docId w15:val="{789E1051-0EE5-D448-B661-23B62B08828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C4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C4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C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C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C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C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C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C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C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43C4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C43C4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43C4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43C40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43C40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43C4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43C4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43C40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43C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C4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43C4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C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C43C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C40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C43C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C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C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C4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43C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C40"/>
    <w:rPr>
      <w:b/>
      <w:bCs/>
      <w:smallCaps/>
      <w:color w:val="0F4761" w:themeColor="accent1" w:themeShade="BF"/>
      <w:spacing w:val="5"/>
    </w:rPr>
  </w:style>
  <w:style w:type="paragraph" w:styleId="p1" w:customStyle="1">
    <w:name w:val="p1"/>
    <w:basedOn w:val="Normal"/>
    <w:rsid w:val="00C43C40"/>
    <w:pPr>
      <w:spacing w:after="0" w:line="240" w:lineRule="auto"/>
    </w:pPr>
    <w:rPr>
      <w:rFonts w:ascii="Helvetica" w:hAnsi="Helvetica" w:eastAsia="Times New Roman" w:cs="Times New Roman"/>
      <w:color w:val="000000"/>
      <w:kern w:val="0"/>
      <w:sz w:val="18"/>
      <w:szCs w:val="18"/>
      <w14:ligatures w14:val="none"/>
    </w:rPr>
  </w:style>
  <w:style w:type="paragraph" w:styleId="p2" w:customStyle="1">
    <w:name w:val="p2"/>
    <w:basedOn w:val="Normal"/>
    <w:rsid w:val="00C43C40"/>
    <w:pPr>
      <w:spacing w:after="0" w:line="240" w:lineRule="auto"/>
    </w:pPr>
    <w:rPr>
      <w:rFonts w:ascii="Helvetica" w:hAnsi="Helvetica" w:eastAsia="Times New Roman" w:cs="Times New Roman"/>
      <w:color w:val="000000"/>
      <w:kern w:val="0"/>
      <w:sz w:val="18"/>
      <w:szCs w:val="18"/>
      <w14:ligatures w14:val="none"/>
    </w:rPr>
  </w:style>
  <w:style w:type="table" w:styleId="TableGrid">
    <w:name w:val="Table Grid"/>
    <w:basedOn w:val="TableNormal"/>
    <w:uiPriority w:val="39"/>
    <w:rsid w:val="00C43C4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7E30F8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E30F8"/>
  </w:style>
  <w:style w:type="paragraph" w:styleId="Footer">
    <w:name w:val="footer"/>
    <w:basedOn w:val="Normal"/>
    <w:link w:val="FooterChar"/>
    <w:uiPriority w:val="99"/>
    <w:unhideWhenUsed/>
    <w:rsid w:val="007E30F8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E30F8"/>
  </w:style>
  <w:style w:type="character" w:styleId="PageNumber">
    <w:name w:val="page number"/>
    <w:basedOn w:val="DefaultParagraphFont"/>
    <w:uiPriority w:val="99"/>
    <w:semiHidden/>
    <w:unhideWhenUsed/>
    <w:rsid w:val="007E30F8"/>
  </w:style>
  <w:style w:type="paragraph" w:styleId="msonormal0" w:customStyle="1">
    <w:name w:val="msonormal"/>
    <w:basedOn w:val="Normal"/>
    <w:rsid w:val="00ED658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paragraph" w:styleId="p3" w:customStyle="1">
    <w:name w:val="p3"/>
    <w:basedOn w:val="Normal"/>
    <w:rsid w:val="00ED6586"/>
    <w:pPr>
      <w:spacing w:after="0" w:line="240" w:lineRule="auto"/>
    </w:pPr>
    <w:rPr>
      <w:rFonts w:ascii="Helvetica" w:hAnsi="Helvetica" w:eastAsia="Times New Roman" w:cs="Times New Roman"/>
      <w:color w:val="000000"/>
      <w:kern w:val="0"/>
      <w:sz w:val="18"/>
      <w:szCs w:val="18"/>
      <w14:ligatures w14:val="none"/>
    </w:rPr>
  </w:style>
  <w:style w:type="paragraph" w:styleId="p4" w:customStyle="1">
    <w:name w:val="p4"/>
    <w:basedOn w:val="Normal"/>
    <w:rsid w:val="00ED6586"/>
    <w:pPr>
      <w:spacing w:after="0" w:line="240" w:lineRule="auto"/>
    </w:pPr>
    <w:rPr>
      <w:rFonts w:ascii="Helvetica" w:hAnsi="Helvetica" w:eastAsia="Times New Roman" w:cs="Times New Roman"/>
      <w:color w:val="000000"/>
      <w:kern w:val="0"/>
      <w:sz w:val="17"/>
      <w:szCs w:val="17"/>
      <w14:ligatures w14:val="none"/>
    </w:rPr>
  </w:style>
  <w:style w:type="paragraph" w:styleId="p5" w:customStyle="1">
    <w:name w:val="p5"/>
    <w:basedOn w:val="Normal"/>
    <w:rsid w:val="00ED6586"/>
    <w:pPr>
      <w:spacing w:after="0" w:line="240" w:lineRule="auto"/>
    </w:pPr>
    <w:rPr>
      <w:rFonts w:ascii="Helvetica" w:hAnsi="Helvetica" w:eastAsia="Times New Roman" w:cs="Times New Roman"/>
      <w:color w:val="000000"/>
      <w:kern w:val="0"/>
      <w:sz w:val="20"/>
      <w:szCs w:val="20"/>
      <w14:ligatures w14:val="none"/>
    </w:rPr>
  </w:style>
  <w:style w:type="character" w:styleId="s1" w:customStyle="1">
    <w:name w:val="s1"/>
    <w:basedOn w:val="DefaultParagraphFont"/>
    <w:rsid w:val="00ED6586"/>
    <w:rPr>
      <w:color w:val="000000"/>
    </w:rPr>
  </w:style>
  <w:style w:type="character" w:styleId="s2" w:customStyle="1">
    <w:name w:val="s2"/>
    <w:basedOn w:val="DefaultParagraphFont"/>
    <w:rsid w:val="00ED6586"/>
    <w:rPr>
      <w:rFonts w:hint="default" w:ascii="Helvetica" w:hAnsi="Helvetica"/>
      <w:sz w:val="18"/>
      <w:szCs w:val="18"/>
    </w:rPr>
  </w:style>
  <w:style w:type="character" w:styleId="s3" w:customStyle="1">
    <w:name w:val="s3"/>
    <w:basedOn w:val="DefaultParagraphFont"/>
    <w:rsid w:val="00ED6586"/>
    <w:rPr>
      <w:rFonts w:hint="default" w:ascii="Helvetica" w:hAnsi="Helvetica"/>
      <w:color w:val="000000"/>
      <w:sz w:val="18"/>
      <w:szCs w:val="18"/>
    </w:rPr>
  </w:style>
  <w:style w:type="character" w:styleId="s4" w:customStyle="1">
    <w:name w:val="s4"/>
    <w:basedOn w:val="DefaultParagraphFont"/>
    <w:rsid w:val="00ED6586"/>
    <w:rPr>
      <w:rFonts w:hint="default" w:ascii="Helvetica" w:hAnsi="Helvetica"/>
      <w:sz w:val="36"/>
      <w:szCs w:val="36"/>
    </w:rPr>
  </w:style>
  <w:style w:type="character" w:styleId="s5" w:customStyle="1">
    <w:name w:val="s5"/>
    <w:basedOn w:val="DefaultParagraphFont"/>
    <w:rsid w:val="00ED6586"/>
    <w:rPr>
      <w:rFonts w:hint="default" w:ascii="Helvetica" w:hAnsi="Helvetica"/>
      <w:sz w:val="27"/>
      <w:szCs w:val="27"/>
    </w:rPr>
  </w:style>
  <w:style w:type="paragraph" w:styleId="Revision">
    <w:name w:val="Revision"/>
    <w:hidden/>
    <w:uiPriority w:val="99"/>
    <w:semiHidden/>
    <w:rsid w:val="0086535F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FB73B5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FB73B5"/>
    <w:pPr>
      <w:spacing w:before="120" w:after="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FB73B5"/>
    <w:pPr>
      <w:spacing w:before="120" w:after="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FB73B5"/>
    <w:pPr>
      <w:spacing w:after="0"/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FB73B5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FB73B5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FB73B5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FB73B5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FB73B5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FB73B5"/>
    <w:pPr>
      <w:spacing w:after="0"/>
      <w:ind w:left="192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24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9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2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0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image" Target="media/image5.png" Id="rId12" /><Relationship Type="http://schemas.openxmlformats.org/officeDocument/2006/relationships/theme" Target="theme/theme1.xml" Id="rId17" /><Relationship Type="http://schemas.openxmlformats.org/officeDocument/2006/relationships/numbering" Target="numbering.xml" Id="rId2" /><Relationship Type="http://schemas.openxmlformats.org/officeDocument/2006/relationships/glossaryDocument" Target="glossary/document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4.png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5" /><Relationship Type="http://schemas.openxmlformats.org/officeDocument/2006/relationships/image" Target="media/image3.png" Id="rId10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header" Target="header.xml" Id="R933361dc6b8041f7" /><Relationship Type="http://schemas.openxmlformats.org/officeDocument/2006/relationships/footer" Target="footer3.xml" Id="Rda3eee2c2c144d70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3F7061E6A19FC42B2CCAA681F814A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0266CF-9647-0247-B141-DD69458B6DE5}"/>
      </w:docPartPr>
      <w:docPartBody>
        <w:p xmlns:wp14="http://schemas.microsoft.com/office/word/2010/wordml" w:rsidR="001800BA" w:rsidP="006D5A38" w:rsidRDefault="006D5A38" w14:paraId="6B00D73C" wp14:textId="77777777">
          <w:pPr>
            <w:pStyle w:val="53F7061E6A19FC42B2CCAA681F814A2A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9AE21A9B173DBB40A2619BC283B138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F15281-5604-9842-9E54-73CBA5163493}"/>
      </w:docPartPr>
      <w:docPartBody>
        <w:p xmlns:wp14="http://schemas.microsoft.com/office/word/2010/wordml" w:rsidR="001800BA" w:rsidP="006D5A38" w:rsidRDefault="006D5A38" w14:paraId="7EF2FA8B" wp14:textId="77777777">
          <w:pPr>
            <w:pStyle w:val="9AE21A9B173DBB40A2619BC283B13814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A38"/>
    <w:rsid w:val="00107F6D"/>
    <w:rsid w:val="001800BA"/>
    <w:rsid w:val="001B2139"/>
    <w:rsid w:val="006D5A38"/>
    <w:rsid w:val="00A05DB6"/>
    <w:rsid w:val="00CD7C36"/>
    <w:rsid w:val="00D926D4"/>
    <w:rsid w:val="00EC6172"/>
    <w:rsid w:val="00FC6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3F7061E6A19FC42B2CCAA681F814A2A">
    <w:name w:val="53F7061E6A19FC42B2CCAA681F814A2A"/>
    <w:rsid w:val="006D5A38"/>
  </w:style>
  <w:style w:type="paragraph" w:customStyle="1" w:styleId="9AE21A9B173DBB40A2619BC283B13814">
    <w:name w:val="9AE21A9B173DBB40A2619BC283B13814"/>
    <w:rsid w:val="006D5A3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5065A3F-794C-A345-9438-1A135167F018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HayesX-250 Flight Manual</dc:title>
  <dc:subject/>
  <dc:creator>Ciaran Hayes</dc:creator>
  <keywords/>
  <dc:description/>
  <lastModifiedBy>Ciarán Hayes</lastModifiedBy>
  <revision>67</revision>
  <dcterms:created xsi:type="dcterms:W3CDTF">2026-08-13T19:45:00.0000000Z</dcterms:created>
  <dcterms:modified xsi:type="dcterms:W3CDTF">2026-09-01T21:55:27.4142997Z</dcterms:modified>
</coreProperties>
</file>